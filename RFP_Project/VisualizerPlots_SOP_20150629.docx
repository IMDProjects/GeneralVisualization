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8"/>
        <w:gridCol w:w="2196"/>
        <w:gridCol w:w="4284"/>
      </w:tblGrid>
      <w:tr w:rsidR="004079A0" w:rsidRPr="005A2BC7" w14:paraId="2E3EB34E" w14:textId="77777777" w:rsidTr="004F27A0">
        <w:tc>
          <w:tcPr>
            <w:tcW w:w="10188" w:type="dxa"/>
            <w:gridSpan w:val="3"/>
            <w:tcBorders>
              <w:bottom w:val="nil"/>
            </w:tcBorders>
            <w:shd w:val="clear" w:color="auto" w:fill="000000"/>
          </w:tcPr>
          <w:p w14:paraId="2E3EB34D" w14:textId="1BA0CA10" w:rsidR="004079A0" w:rsidRPr="00482E91" w:rsidRDefault="002F21E3" w:rsidP="00D272C1">
            <w:pPr>
              <w:pStyle w:val="SOP-Text"/>
            </w:pPr>
            <w:bookmarkStart w:id="0" w:name="_Toc349126865"/>
            <w:bookmarkStart w:id="1" w:name="_Toc349548292"/>
            <w:bookmarkStart w:id="2" w:name="_Toc349548966"/>
            <w:bookmarkStart w:id="3" w:name="_Toc99852626"/>
            <w:bookmarkStart w:id="4" w:name="_GoBack" w:colFirst="0" w:colLast="1"/>
            <w:r>
              <w:rPr>
                <w:noProof/>
              </w:rPr>
              <w:drawing>
                <wp:anchor distT="0" distB="0" distL="114300" distR="114300" simplePos="0" relativeHeight="251660288" behindDoc="0" locked="0" layoutInCell="1" allowOverlap="1" wp14:anchorId="45FA45C6" wp14:editId="4DEC068A">
                  <wp:simplePos x="0" y="0"/>
                  <wp:positionH relativeFrom="column">
                    <wp:posOffset>5742305</wp:posOffset>
                  </wp:positionH>
                  <wp:positionV relativeFrom="paragraph">
                    <wp:posOffset>-128270</wp:posOffset>
                  </wp:positionV>
                  <wp:extent cx="493776" cy="640574"/>
                  <wp:effectExtent l="0" t="0" r="1905"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_small_flat_4C [Convert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776" cy="640574"/>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p>
        </w:tc>
      </w:tr>
      <w:bookmarkEnd w:id="4"/>
      <w:tr w:rsidR="004079A0" w:rsidRPr="005A2BC7" w14:paraId="2E3EB356" w14:textId="77777777" w:rsidTr="004F27A0">
        <w:tc>
          <w:tcPr>
            <w:tcW w:w="3708" w:type="dxa"/>
            <w:tcBorders>
              <w:top w:val="nil"/>
              <w:left w:val="nil"/>
              <w:bottom w:val="single" w:sz="4" w:space="0" w:color="auto"/>
              <w:right w:val="nil"/>
            </w:tcBorders>
          </w:tcPr>
          <w:p w14:paraId="2E3EB34F" w14:textId="77777777" w:rsidR="004079A0" w:rsidRPr="00712D51" w:rsidRDefault="004079A0" w:rsidP="00C43D81">
            <w:pPr>
              <w:rPr>
                <w:b/>
                <w:sz w:val="16"/>
                <w:szCs w:val="16"/>
              </w:rPr>
            </w:pPr>
          </w:p>
          <w:p w14:paraId="2E3EB350" w14:textId="77777777" w:rsidR="004079A0" w:rsidRPr="00712D51" w:rsidRDefault="004079A0" w:rsidP="00AB4992">
            <w:pPr>
              <w:jc w:val="both"/>
              <w:rPr>
                <w:b/>
                <w:sz w:val="16"/>
                <w:szCs w:val="16"/>
              </w:rPr>
            </w:pPr>
            <w:r w:rsidRPr="00712D51">
              <w:rPr>
                <w:b/>
                <w:sz w:val="16"/>
                <w:szCs w:val="16"/>
              </w:rPr>
              <w:t>National Park Service</w:t>
            </w:r>
          </w:p>
          <w:p w14:paraId="2E3EB351" w14:textId="77777777" w:rsidR="004079A0" w:rsidRPr="00712D51" w:rsidRDefault="004079A0" w:rsidP="00AB4992">
            <w:pPr>
              <w:jc w:val="both"/>
              <w:rPr>
                <w:b/>
                <w:sz w:val="16"/>
                <w:szCs w:val="16"/>
              </w:rPr>
            </w:pPr>
            <w:r w:rsidRPr="00712D51">
              <w:rPr>
                <w:b/>
                <w:sz w:val="16"/>
                <w:szCs w:val="16"/>
              </w:rPr>
              <w:t>U.S. Department of the Interior</w:t>
            </w:r>
          </w:p>
          <w:p w14:paraId="2E3EB352" w14:textId="77777777" w:rsidR="004079A0" w:rsidRPr="00712D51" w:rsidRDefault="004079A0" w:rsidP="00AB4992">
            <w:pPr>
              <w:jc w:val="both"/>
              <w:rPr>
                <w:b/>
                <w:sz w:val="16"/>
                <w:szCs w:val="16"/>
              </w:rPr>
            </w:pPr>
          </w:p>
          <w:p w14:paraId="2E3EB353" w14:textId="6413FB11" w:rsidR="004079A0" w:rsidRPr="00712D51" w:rsidRDefault="004079A0" w:rsidP="008964C7">
            <w:pPr>
              <w:jc w:val="both"/>
            </w:pPr>
            <w:r w:rsidRPr="00712D51">
              <w:rPr>
                <w:b/>
                <w:sz w:val="16"/>
                <w:szCs w:val="16"/>
              </w:rPr>
              <w:t xml:space="preserve">Natural Resource </w:t>
            </w:r>
            <w:r w:rsidR="008964C7" w:rsidRPr="00712D51">
              <w:rPr>
                <w:b/>
                <w:sz w:val="16"/>
                <w:szCs w:val="16"/>
              </w:rPr>
              <w:t>Stewardship and Science</w:t>
            </w:r>
          </w:p>
        </w:tc>
        <w:tc>
          <w:tcPr>
            <w:tcW w:w="2196" w:type="dxa"/>
            <w:tcBorders>
              <w:top w:val="nil"/>
              <w:left w:val="nil"/>
              <w:bottom w:val="single" w:sz="4" w:space="0" w:color="auto"/>
              <w:right w:val="nil"/>
            </w:tcBorders>
          </w:tcPr>
          <w:p w14:paraId="2E3EB354" w14:textId="15208526" w:rsidR="004079A0" w:rsidRPr="005A2BC7" w:rsidRDefault="004079A0" w:rsidP="00C43D81">
            <w:pPr>
              <w:rPr>
                <w:rFonts w:asciiTheme="minorHAnsi" w:hAnsiTheme="minorHAnsi"/>
              </w:rPr>
            </w:pPr>
          </w:p>
        </w:tc>
        <w:tc>
          <w:tcPr>
            <w:tcW w:w="4284" w:type="dxa"/>
            <w:tcBorders>
              <w:top w:val="nil"/>
              <w:left w:val="nil"/>
              <w:bottom w:val="single" w:sz="4" w:space="0" w:color="auto"/>
              <w:right w:val="nil"/>
            </w:tcBorders>
            <w:tcMar>
              <w:top w:w="60" w:type="dxa"/>
              <w:left w:w="60" w:type="dxa"/>
              <w:bottom w:w="60" w:type="dxa"/>
              <w:right w:w="60" w:type="dxa"/>
            </w:tcMar>
            <w:tcFitText/>
          </w:tcPr>
          <w:p w14:paraId="2E3EB355" w14:textId="2AA7BDE5" w:rsidR="004079A0" w:rsidRPr="005A2BC7" w:rsidRDefault="004079A0" w:rsidP="00C76F7B">
            <w:pPr>
              <w:jc w:val="right"/>
            </w:pPr>
          </w:p>
        </w:tc>
      </w:tr>
    </w:tbl>
    <w:bookmarkEnd w:id="3"/>
    <w:p w14:paraId="2E3EB359" w14:textId="0D01BA64" w:rsidR="00FC7948" w:rsidRPr="00712D51" w:rsidRDefault="00693FD3">
      <w:r>
        <w:rPr>
          <w:noProof/>
        </w:rPr>
        <mc:AlternateContent>
          <mc:Choice Requires="wps">
            <w:drawing>
              <wp:anchor distT="0" distB="0" distL="114300" distR="114300" simplePos="0" relativeHeight="251658240" behindDoc="0" locked="0" layoutInCell="1" allowOverlap="1" wp14:anchorId="2E3EB49E" wp14:editId="15E9F314">
                <wp:simplePos x="0" y="0"/>
                <wp:positionH relativeFrom="column">
                  <wp:posOffset>635</wp:posOffset>
                </wp:positionH>
                <wp:positionV relativeFrom="paragraph">
                  <wp:posOffset>297180</wp:posOffset>
                </wp:positionV>
                <wp:extent cx="6172835" cy="434340"/>
                <wp:effectExtent l="0" t="0" r="18415" b="22860"/>
                <wp:wrapSquare wrapText="bothSides"/>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835" cy="434340"/>
                        </a:xfrm>
                        <a:prstGeom prst="rect">
                          <a:avLst/>
                        </a:prstGeom>
                        <a:solidFill>
                          <a:srgbClr val="FFFFFF"/>
                        </a:solidFill>
                        <a:ln w="9525">
                          <a:solidFill>
                            <a:srgbClr val="000000"/>
                          </a:solidFill>
                          <a:miter lim="800000"/>
                          <a:headEnd/>
                          <a:tailEnd/>
                        </a:ln>
                      </wps:spPr>
                      <wps:txbx>
                        <w:txbxContent>
                          <w:p w14:paraId="2E3EB4BE" w14:textId="2B82962B" w:rsidR="00727E58" w:rsidRPr="00B00559" w:rsidRDefault="00727E58" w:rsidP="00ED3ADD">
                            <w:pPr>
                              <w:pStyle w:val="SOP-Frontpagealert"/>
                            </w:pPr>
                            <w:r w:rsidRPr="00B00559">
                              <w:t>NOTE:  There may be revised processes and documentation available.</w:t>
                            </w:r>
                          </w:p>
                          <w:p w14:paraId="09E1839B" w14:textId="77777777" w:rsidR="00727E58" w:rsidRDefault="00727E58" w:rsidP="00ED3ADD">
                            <w:pPr>
                              <w:pStyle w:val="SOP-Frontpagealert"/>
                            </w:pPr>
                          </w:p>
                          <w:p w14:paraId="2E3EB4BF" w14:textId="3DCA5E62" w:rsidR="00727E58" w:rsidRPr="00673E52" w:rsidRDefault="00727E58" w:rsidP="00693FD3">
                            <w:pPr>
                              <w:pStyle w:val="SOP-Frontpagealert"/>
                              <w:ind w:left="0" w:firstLine="288"/>
                            </w:pPr>
                            <w:r>
                              <w:tab/>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05pt;margin-top:23.4pt;width:486.05pt;height:3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">
                <v:textbox>
                  <w:txbxContent>
                    <w:p w14:paraId="2E3EB4BE" w14:textId="2B82962B" w:rsidR="00727E58" w:rsidRPr="00B00559" w:rsidRDefault="00727E58" w:rsidP="00ED3ADD">
                      <w:pPr>
                        <w:pStyle w:val="SOP-Frontpagealert"/>
                      </w:pPr>
                      <w:r w:rsidRPr="00B00559">
                        <w:t>NOTE:  There may be revised processes and documentation available.</w:t>
                      </w:r>
                    </w:p>
                    <w:p w14:paraId="09E1839B" w14:textId="77777777" w:rsidR="00727E58" w:rsidRDefault="00727E58" w:rsidP="00ED3ADD">
                      <w:pPr>
                        <w:pStyle w:val="SOP-Frontpagealert"/>
                      </w:pPr>
                    </w:p>
                    <w:p w14:paraId="2E3EB4BF" w14:textId="3DCA5E62" w:rsidR="00727E58" w:rsidRPr="00673E52" w:rsidRDefault="00727E58" w:rsidP="00693FD3">
                      <w:pPr>
                        <w:pStyle w:val="SOP-Frontpagealert"/>
                        <w:ind w:left="0" w:firstLine="288"/>
                      </w:pPr>
                      <w:r>
                        <w:tab/>
                      </w:r>
                      <w:r>
                        <w:tab/>
                      </w:r>
                    </w:p>
                  </w:txbxContent>
                </v:textbox>
                <w10:wrap type="square"/>
              </v:shape>
            </w:pict>
          </mc:Fallback>
        </mc:AlternateContent>
      </w:r>
    </w:p>
    <w:p w14:paraId="2E3EB35C" w14:textId="2BE42ADE" w:rsidR="00D635F5" w:rsidRPr="00ED3ADD" w:rsidRDefault="00693FD3" w:rsidP="00ED3ADD">
      <w:pPr>
        <w:pStyle w:val="SOP-Frontpagetitle"/>
      </w:pPr>
      <w:r>
        <w:t xml:space="preserve">NPS I&amp;M </w:t>
      </w:r>
      <w:r w:rsidR="000D2E02">
        <w:t>Standard Operating Procedure</w:t>
      </w:r>
      <w:r>
        <w:t xml:space="preserve">: </w:t>
      </w:r>
      <w:r w:rsidR="006173F1">
        <w:t xml:space="preserve">Data Visualization – </w:t>
      </w:r>
      <w:r w:rsidR="0082671E">
        <w:t>Creating</w:t>
      </w:r>
      <w:r w:rsidR="006173F1">
        <w:t xml:space="preserve"> and Submitting Visualizer </w:t>
      </w:r>
      <w:r w:rsidR="003F188B">
        <w:t>Packages</w:t>
      </w:r>
    </w:p>
    <w:p w14:paraId="1B0A3213" w14:textId="77777777" w:rsidR="002D2590" w:rsidRDefault="002D2590" w:rsidP="00ED3ADD">
      <w:pPr>
        <w:pStyle w:val="SOP-Frontpagetext"/>
      </w:pPr>
    </w:p>
    <w:p w14:paraId="1D2D3C9A" w14:textId="77777777" w:rsidR="005037F6" w:rsidRDefault="005037F6" w:rsidP="00DD0536">
      <w:pPr>
        <w:pStyle w:val="SOP-Frontpagetext"/>
        <w:jc w:val="center"/>
      </w:pPr>
    </w:p>
    <w:p w14:paraId="2E3EB366" w14:textId="63F8A638" w:rsidR="005E036E" w:rsidRPr="00ED3ADD" w:rsidRDefault="00167FBD" w:rsidP="00167FBD">
      <w:pPr>
        <w:pStyle w:val="SOP-Frontpagetext"/>
        <w:jc w:val="center"/>
        <w:rPr>
          <w:rStyle w:val="SOP-Frontpagecitation"/>
        </w:rPr>
      </w:pPr>
      <w:r>
        <w:rPr>
          <w:noProof/>
        </w:rPr>
        <w:drawing>
          <wp:inline distT="0" distB="0" distL="0" distR="0" wp14:anchorId="550DA043" wp14:editId="378FDE27">
            <wp:extent cx="4849517" cy="41910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49670" cy="4191132"/>
                    </a:xfrm>
                    <a:prstGeom prst="rect">
                      <a:avLst/>
                    </a:prstGeom>
                  </pic:spPr>
                </pic:pic>
              </a:graphicData>
            </a:graphic>
          </wp:inline>
        </w:drawing>
      </w:r>
    </w:p>
    <w:p w14:paraId="061FF6D3" w14:textId="77777777" w:rsidR="00673E52" w:rsidRPr="00ED3ADD" w:rsidRDefault="00673E52" w:rsidP="00FC7948">
      <w:pPr>
        <w:rPr>
          <w:rStyle w:val="SOP-Frontpagecitation"/>
        </w:rPr>
      </w:pPr>
    </w:p>
    <w:p w14:paraId="16865EE9" w14:textId="77777777" w:rsidR="005037F6" w:rsidRDefault="005037F6" w:rsidP="00FC7948">
      <w:pPr>
        <w:rPr>
          <w:rStyle w:val="SOP-Frontpagecitation"/>
        </w:rPr>
      </w:pPr>
    </w:p>
    <w:p w14:paraId="3BF3E131" w14:textId="77777777" w:rsidR="005037F6" w:rsidRDefault="005037F6" w:rsidP="00FC7948">
      <w:pPr>
        <w:rPr>
          <w:rStyle w:val="SOP-Frontpagecitation"/>
        </w:rPr>
      </w:pPr>
    </w:p>
    <w:p w14:paraId="1612F8C2" w14:textId="77777777" w:rsidR="005037F6" w:rsidRDefault="005037F6" w:rsidP="00FC7948">
      <w:pPr>
        <w:rPr>
          <w:rStyle w:val="SOP-Frontpagecitation"/>
        </w:rPr>
      </w:pPr>
    </w:p>
    <w:p w14:paraId="2E3EB367" w14:textId="57C9AB0D" w:rsidR="00FC7948" w:rsidRPr="00ED3ADD" w:rsidRDefault="00FC1F77" w:rsidP="00FC7948">
      <w:pPr>
        <w:rPr>
          <w:rStyle w:val="SOP-Frontpagecitation"/>
        </w:rPr>
      </w:pPr>
      <w:proofErr w:type="gramStart"/>
      <w:r w:rsidRPr="00ED3ADD">
        <w:rPr>
          <w:rStyle w:val="SOP-Frontpagecitation"/>
        </w:rPr>
        <w:t xml:space="preserve">Suggested Citation: </w:t>
      </w:r>
      <w:r w:rsidR="00B00559" w:rsidRPr="00ED3ADD">
        <w:rPr>
          <w:rStyle w:val="SOP-Frontpagecitation"/>
        </w:rPr>
        <w:t>National Park Service.</w:t>
      </w:r>
      <w:proofErr w:type="gramEnd"/>
      <w:r w:rsidR="00B00559" w:rsidRPr="00ED3ADD">
        <w:rPr>
          <w:rStyle w:val="SOP-Frontpagecitation"/>
        </w:rPr>
        <w:t xml:space="preserve"> </w:t>
      </w:r>
      <w:r w:rsidR="006173F1">
        <w:rPr>
          <w:rStyle w:val="SOP-Frontpagecitation"/>
        </w:rPr>
        <w:t>2015</w:t>
      </w:r>
      <w:r w:rsidR="007A295A" w:rsidRPr="00ED3ADD">
        <w:rPr>
          <w:rStyle w:val="SOP-Frontpagecitation"/>
        </w:rPr>
        <w:t>. NPS</w:t>
      </w:r>
      <w:r w:rsidR="00693FD3">
        <w:rPr>
          <w:rStyle w:val="SOP-Frontpagecitation"/>
        </w:rPr>
        <w:t xml:space="preserve"> I&amp;M </w:t>
      </w:r>
      <w:r w:rsidR="00850E45">
        <w:rPr>
          <w:rStyle w:val="SOP-Frontpagecitation"/>
        </w:rPr>
        <w:t>S</w:t>
      </w:r>
      <w:r w:rsidR="000D2E02">
        <w:rPr>
          <w:rStyle w:val="SOP-Frontpagecitation"/>
        </w:rPr>
        <w:t xml:space="preserve">tandard </w:t>
      </w:r>
      <w:r w:rsidR="00850E45">
        <w:rPr>
          <w:rStyle w:val="SOP-Frontpagecitation"/>
        </w:rPr>
        <w:t>O</w:t>
      </w:r>
      <w:r w:rsidR="000D2E02">
        <w:rPr>
          <w:rStyle w:val="SOP-Frontpagecitation"/>
        </w:rPr>
        <w:t xml:space="preserve">perating </w:t>
      </w:r>
      <w:r w:rsidR="00850E45">
        <w:rPr>
          <w:rStyle w:val="SOP-Frontpagecitation"/>
        </w:rPr>
        <w:t>P</w:t>
      </w:r>
      <w:r w:rsidR="000D2E02">
        <w:rPr>
          <w:rStyle w:val="SOP-Frontpagecitation"/>
        </w:rPr>
        <w:t xml:space="preserve">rocedure: </w:t>
      </w:r>
      <w:r w:rsidR="006173F1">
        <w:rPr>
          <w:rStyle w:val="SOP-Frontpagecitation"/>
        </w:rPr>
        <w:t xml:space="preserve">Data Visualization – </w:t>
      </w:r>
      <w:r w:rsidR="0082671E">
        <w:rPr>
          <w:rStyle w:val="SOP-Frontpagecitation"/>
        </w:rPr>
        <w:t>Creating</w:t>
      </w:r>
      <w:r w:rsidR="006173F1">
        <w:rPr>
          <w:rStyle w:val="SOP-Frontpagecitation"/>
        </w:rPr>
        <w:t xml:space="preserve"> and Submitting Visualizer </w:t>
      </w:r>
      <w:r w:rsidR="003F188B">
        <w:rPr>
          <w:rStyle w:val="SOP-Frontpagecitation"/>
        </w:rPr>
        <w:t>Packages.</w:t>
      </w:r>
      <w:r w:rsidR="00F822E2" w:rsidRPr="00ED3ADD">
        <w:rPr>
          <w:rStyle w:val="SOP-Frontpagecitation"/>
        </w:rPr>
        <w:t xml:space="preserve"> </w:t>
      </w:r>
      <w:proofErr w:type="gramStart"/>
      <w:r w:rsidR="002D2590">
        <w:rPr>
          <w:rStyle w:val="SOP-Frontpagecitation"/>
        </w:rPr>
        <w:t xml:space="preserve">Version </w:t>
      </w:r>
      <w:r w:rsidR="002D2590">
        <w:rPr>
          <w:rStyle w:val="SOP-Frontpagecitation"/>
        </w:rPr>
        <w:fldChar w:fldCharType="begin"/>
      </w:r>
      <w:r w:rsidR="002D2590">
        <w:rPr>
          <w:rStyle w:val="SOP-Frontpagecitation"/>
        </w:rPr>
        <w:instrText xml:space="preserve"> DATE \@ "yyyy-MM-dd" </w:instrText>
      </w:r>
      <w:r w:rsidR="002D2590">
        <w:rPr>
          <w:rStyle w:val="SOP-Frontpagecitation"/>
        </w:rPr>
        <w:fldChar w:fldCharType="separate"/>
      </w:r>
      <w:r w:rsidR="00E92685">
        <w:rPr>
          <w:rStyle w:val="SOP-Frontpagecitation"/>
          <w:noProof/>
        </w:rPr>
        <w:t>2015-06-29</w:t>
      </w:r>
      <w:r w:rsidR="002D2590">
        <w:rPr>
          <w:rStyle w:val="SOP-Frontpagecitation"/>
        </w:rPr>
        <w:fldChar w:fldCharType="end"/>
      </w:r>
      <w:r w:rsidR="002D2590">
        <w:rPr>
          <w:rStyle w:val="SOP-Frontpagecitation"/>
        </w:rPr>
        <w:t>.</w:t>
      </w:r>
      <w:proofErr w:type="gramEnd"/>
      <w:r w:rsidR="002D2590">
        <w:rPr>
          <w:rStyle w:val="SOP-Frontpagecitation"/>
        </w:rPr>
        <w:t xml:space="preserve"> </w:t>
      </w:r>
      <w:proofErr w:type="gramStart"/>
      <w:r w:rsidR="007A295A" w:rsidRPr="00ED3ADD">
        <w:rPr>
          <w:rStyle w:val="SOP-Frontpagecitation"/>
        </w:rPr>
        <w:t xml:space="preserve">National Park Service, Natural Resource </w:t>
      </w:r>
      <w:r w:rsidR="00CC55C6" w:rsidRPr="00ED3ADD">
        <w:rPr>
          <w:rStyle w:val="SOP-Frontpagecitation"/>
        </w:rPr>
        <w:t>Stewardship and Science</w:t>
      </w:r>
      <w:r w:rsidR="007A295A" w:rsidRPr="00ED3ADD">
        <w:rPr>
          <w:rStyle w:val="SOP-Frontpagecitation"/>
        </w:rPr>
        <w:t>.</w:t>
      </w:r>
      <w:proofErr w:type="gramEnd"/>
      <w:r w:rsidR="007A295A" w:rsidRPr="00ED3ADD">
        <w:rPr>
          <w:rStyle w:val="SOP-Frontpagecitation"/>
        </w:rPr>
        <w:t xml:space="preserve"> Fort Collins, Colorado.</w:t>
      </w:r>
    </w:p>
    <w:p w14:paraId="08093E60" w14:textId="65AA9CB9" w:rsidR="009717BB" w:rsidRDefault="009717BB" w:rsidP="005A320C">
      <w:pPr>
        <w:pStyle w:val="SOP-TOCTitle"/>
        <w:sectPr w:rsidR="009717BB" w:rsidSect="004F272D">
          <w:headerReference w:type="default" r:id="rId15"/>
          <w:footerReference w:type="default" r:id="rId16"/>
          <w:pgSz w:w="12240" w:h="15840"/>
          <w:pgMar w:top="1080" w:right="1080" w:bottom="1080" w:left="1080" w:header="720" w:footer="720" w:gutter="0"/>
          <w:cols w:space="720"/>
          <w:docGrid w:linePitch="360"/>
        </w:sectPr>
      </w:pPr>
    </w:p>
    <w:p w14:paraId="6CB46778" w14:textId="5FF25DF4" w:rsidR="005A320C" w:rsidRPr="005A320C" w:rsidRDefault="000802F3" w:rsidP="005A320C">
      <w:pPr>
        <w:pStyle w:val="SOP-TOCTitle"/>
      </w:pPr>
      <w:r w:rsidRPr="005A320C">
        <w:lastRenderedPageBreak/>
        <w:t>Contents</w:t>
      </w:r>
    </w:p>
    <w:p w14:paraId="1EF8880B" w14:textId="77777777" w:rsidR="00C467CF" w:rsidRDefault="00C467CF" w:rsidP="00B72C96">
      <w:pPr>
        <w:pStyle w:val="SOP-TOCChapter"/>
        <w:rPr>
          <w:rFonts w:cs="Times New Roman"/>
          <w:sz w:val="22"/>
          <w:szCs w:val="22"/>
        </w:rPr>
      </w:pPr>
    </w:p>
    <w:p w14:paraId="2276E4B7" w14:textId="77777777" w:rsidR="00604B35" w:rsidRDefault="00C467CF">
      <w:pPr>
        <w:pStyle w:val="TOC2"/>
        <w:rPr>
          <w:rFonts w:asciiTheme="minorHAnsi" w:eastAsiaTheme="minorEastAsia" w:hAnsiTheme="minorHAnsi" w:cstheme="minorBidi"/>
          <w:b w:val="0"/>
          <w:sz w:val="22"/>
          <w:szCs w:val="22"/>
        </w:rPr>
      </w:pPr>
      <w:r>
        <w:rPr>
          <w:rFonts w:cs="Times New Roman"/>
          <w:b w:val="0"/>
          <w:sz w:val="22"/>
          <w:szCs w:val="22"/>
        </w:rPr>
        <w:fldChar w:fldCharType="begin"/>
      </w:r>
      <w:r>
        <w:rPr>
          <w:rFonts w:cs="Times New Roman"/>
          <w:b w:val="0"/>
          <w:sz w:val="22"/>
          <w:szCs w:val="22"/>
        </w:rPr>
        <w:instrText xml:space="preserve"> TOC \o "1-3" \h \z \u </w:instrText>
      </w:r>
      <w:r>
        <w:rPr>
          <w:rFonts w:cs="Times New Roman"/>
          <w:b w:val="0"/>
          <w:sz w:val="22"/>
          <w:szCs w:val="22"/>
        </w:rPr>
        <w:fldChar w:fldCharType="separate"/>
      </w:r>
      <w:hyperlink w:anchor="_Toc423343074" w:history="1">
        <w:r w:rsidR="00604B35" w:rsidRPr="00185752">
          <w:rPr>
            <w:rStyle w:val="Hyperlink"/>
          </w:rPr>
          <w:t>Overview</w:t>
        </w:r>
        <w:r w:rsidR="00604B35">
          <w:rPr>
            <w:webHidden/>
          </w:rPr>
          <w:tab/>
        </w:r>
        <w:r w:rsidR="00604B35">
          <w:rPr>
            <w:webHidden/>
          </w:rPr>
          <w:fldChar w:fldCharType="begin"/>
        </w:r>
        <w:r w:rsidR="00604B35">
          <w:rPr>
            <w:webHidden/>
          </w:rPr>
          <w:instrText xml:space="preserve"> PAGEREF _Toc423343074 \h </w:instrText>
        </w:r>
        <w:r w:rsidR="00604B35">
          <w:rPr>
            <w:webHidden/>
          </w:rPr>
        </w:r>
        <w:r w:rsidR="00604B35">
          <w:rPr>
            <w:webHidden/>
          </w:rPr>
          <w:fldChar w:fldCharType="separate"/>
        </w:r>
        <w:r w:rsidR="00604B35">
          <w:rPr>
            <w:webHidden/>
          </w:rPr>
          <w:t>3</w:t>
        </w:r>
        <w:r w:rsidR="00604B35">
          <w:rPr>
            <w:webHidden/>
          </w:rPr>
          <w:fldChar w:fldCharType="end"/>
        </w:r>
      </w:hyperlink>
    </w:p>
    <w:p w14:paraId="46311782" w14:textId="77777777" w:rsidR="00604B35" w:rsidRDefault="00604B35">
      <w:pPr>
        <w:pStyle w:val="TOC2"/>
        <w:rPr>
          <w:rFonts w:asciiTheme="minorHAnsi" w:eastAsiaTheme="minorEastAsia" w:hAnsiTheme="minorHAnsi" w:cstheme="minorBidi"/>
          <w:b w:val="0"/>
          <w:sz w:val="22"/>
          <w:szCs w:val="22"/>
        </w:rPr>
      </w:pPr>
      <w:hyperlink w:anchor="_Toc423343075" w:history="1">
        <w:r w:rsidRPr="00185752">
          <w:rPr>
            <w:rStyle w:val="Hyperlink"/>
          </w:rPr>
          <w:t>Software Requirements</w:t>
        </w:r>
        <w:r>
          <w:rPr>
            <w:webHidden/>
          </w:rPr>
          <w:tab/>
        </w:r>
        <w:r>
          <w:rPr>
            <w:webHidden/>
          </w:rPr>
          <w:fldChar w:fldCharType="begin"/>
        </w:r>
        <w:r>
          <w:rPr>
            <w:webHidden/>
          </w:rPr>
          <w:instrText xml:space="preserve"> PAGEREF _Toc423343075 \h </w:instrText>
        </w:r>
        <w:r>
          <w:rPr>
            <w:webHidden/>
          </w:rPr>
        </w:r>
        <w:r>
          <w:rPr>
            <w:webHidden/>
          </w:rPr>
          <w:fldChar w:fldCharType="separate"/>
        </w:r>
        <w:r>
          <w:rPr>
            <w:webHidden/>
          </w:rPr>
          <w:t>4</w:t>
        </w:r>
        <w:r>
          <w:rPr>
            <w:webHidden/>
          </w:rPr>
          <w:fldChar w:fldCharType="end"/>
        </w:r>
      </w:hyperlink>
    </w:p>
    <w:p w14:paraId="645FC24F" w14:textId="77777777" w:rsidR="00604B35" w:rsidRDefault="00604B35">
      <w:pPr>
        <w:pStyle w:val="TOC2"/>
        <w:rPr>
          <w:rFonts w:asciiTheme="minorHAnsi" w:eastAsiaTheme="minorEastAsia" w:hAnsiTheme="minorHAnsi" w:cstheme="minorBidi"/>
          <w:b w:val="0"/>
          <w:sz w:val="22"/>
          <w:szCs w:val="22"/>
        </w:rPr>
      </w:pPr>
      <w:hyperlink w:anchor="_Toc423343076" w:history="1">
        <w:r w:rsidRPr="00185752">
          <w:rPr>
            <w:rStyle w:val="Hyperlink"/>
          </w:rPr>
          <w:t>Source Data Preparation</w:t>
        </w:r>
        <w:r>
          <w:rPr>
            <w:webHidden/>
          </w:rPr>
          <w:tab/>
        </w:r>
        <w:r>
          <w:rPr>
            <w:webHidden/>
          </w:rPr>
          <w:fldChar w:fldCharType="begin"/>
        </w:r>
        <w:r>
          <w:rPr>
            <w:webHidden/>
          </w:rPr>
          <w:instrText xml:space="preserve"> PAGEREF _Toc423343076 \h </w:instrText>
        </w:r>
        <w:r>
          <w:rPr>
            <w:webHidden/>
          </w:rPr>
        </w:r>
        <w:r>
          <w:rPr>
            <w:webHidden/>
          </w:rPr>
          <w:fldChar w:fldCharType="separate"/>
        </w:r>
        <w:r>
          <w:rPr>
            <w:webHidden/>
          </w:rPr>
          <w:t>4</w:t>
        </w:r>
        <w:r>
          <w:rPr>
            <w:webHidden/>
          </w:rPr>
          <w:fldChar w:fldCharType="end"/>
        </w:r>
      </w:hyperlink>
    </w:p>
    <w:p w14:paraId="48AE3E65" w14:textId="77777777" w:rsidR="00604B35" w:rsidRDefault="00604B35">
      <w:pPr>
        <w:pStyle w:val="TOC3"/>
        <w:rPr>
          <w:rFonts w:asciiTheme="minorHAnsi" w:eastAsiaTheme="minorEastAsia" w:hAnsiTheme="minorHAnsi" w:cstheme="minorBidi"/>
          <w:szCs w:val="22"/>
        </w:rPr>
      </w:pPr>
      <w:hyperlink w:anchor="_Toc423343077" w:history="1">
        <w:r w:rsidRPr="00185752">
          <w:rPr>
            <w:rStyle w:val="Hyperlink"/>
          </w:rPr>
          <w:t>Common View Data Template (CVDT)</w:t>
        </w:r>
        <w:r>
          <w:rPr>
            <w:webHidden/>
          </w:rPr>
          <w:tab/>
        </w:r>
        <w:r>
          <w:rPr>
            <w:webHidden/>
          </w:rPr>
          <w:fldChar w:fldCharType="begin"/>
        </w:r>
        <w:r>
          <w:rPr>
            <w:webHidden/>
          </w:rPr>
          <w:instrText xml:space="preserve"> PAGEREF _Toc423343077 \h </w:instrText>
        </w:r>
        <w:r>
          <w:rPr>
            <w:webHidden/>
          </w:rPr>
        </w:r>
        <w:r>
          <w:rPr>
            <w:webHidden/>
          </w:rPr>
          <w:fldChar w:fldCharType="separate"/>
        </w:r>
        <w:r>
          <w:rPr>
            <w:webHidden/>
          </w:rPr>
          <w:t>4</w:t>
        </w:r>
        <w:r>
          <w:rPr>
            <w:webHidden/>
          </w:rPr>
          <w:fldChar w:fldCharType="end"/>
        </w:r>
      </w:hyperlink>
    </w:p>
    <w:p w14:paraId="5F9C7F88" w14:textId="77777777" w:rsidR="00604B35" w:rsidRDefault="00604B35">
      <w:pPr>
        <w:pStyle w:val="TOC3"/>
        <w:rPr>
          <w:rFonts w:asciiTheme="minorHAnsi" w:eastAsiaTheme="minorEastAsia" w:hAnsiTheme="minorHAnsi" w:cstheme="minorBidi"/>
          <w:szCs w:val="22"/>
        </w:rPr>
      </w:pPr>
      <w:hyperlink w:anchor="_Toc423343078" w:history="1">
        <w:r w:rsidRPr="00185752">
          <w:rPr>
            <w:rStyle w:val="Hyperlink"/>
          </w:rPr>
          <w:t>Quality Control</w:t>
        </w:r>
        <w:r>
          <w:rPr>
            <w:webHidden/>
          </w:rPr>
          <w:tab/>
        </w:r>
        <w:r>
          <w:rPr>
            <w:webHidden/>
          </w:rPr>
          <w:fldChar w:fldCharType="begin"/>
        </w:r>
        <w:r>
          <w:rPr>
            <w:webHidden/>
          </w:rPr>
          <w:instrText xml:space="preserve"> PAGEREF _Toc423343078 \h </w:instrText>
        </w:r>
        <w:r>
          <w:rPr>
            <w:webHidden/>
          </w:rPr>
        </w:r>
        <w:r>
          <w:rPr>
            <w:webHidden/>
          </w:rPr>
          <w:fldChar w:fldCharType="separate"/>
        </w:r>
        <w:r>
          <w:rPr>
            <w:webHidden/>
          </w:rPr>
          <w:t>4</w:t>
        </w:r>
        <w:r>
          <w:rPr>
            <w:webHidden/>
          </w:rPr>
          <w:fldChar w:fldCharType="end"/>
        </w:r>
      </w:hyperlink>
    </w:p>
    <w:p w14:paraId="11D57241" w14:textId="77777777" w:rsidR="00604B35" w:rsidRDefault="00604B35">
      <w:pPr>
        <w:pStyle w:val="TOC3"/>
        <w:rPr>
          <w:rFonts w:asciiTheme="minorHAnsi" w:eastAsiaTheme="minorEastAsia" w:hAnsiTheme="minorHAnsi" w:cstheme="minorBidi"/>
          <w:szCs w:val="22"/>
        </w:rPr>
      </w:pPr>
      <w:hyperlink w:anchor="_Toc423343079" w:history="1">
        <w:r w:rsidRPr="00185752">
          <w:rPr>
            <w:rStyle w:val="Hyperlink"/>
          </w:rPr>
          <w:t>Handling Provisional or Sensitive Data</w:t>
        </w:r>
        <w:r>
          <w:rPr>
            <w:webHidden/>
          </w:rPr>
          <w:tab/>
        </w:r>
        <w:r>
          <w:rPr>
            <w:webHidden/>
          </w:rPr>
          <w:fldChar w:fldCharType="begin"/>
        </w:r>
        <w:r>
          <w:rPr>
            <w:webHidden/>
          </w:rPr>
          <w:instrText xml:space="preserve"> PAGEREF _Toc423343079 \h </w:instrText>
        </w:r>
        <w:r>
          <w:rPr>
            <w:webHidden/>
          </w:rPr>
        </w:r>
        <w:r>
          <w:rPr>
            <w:webHidden/>
          </w:rPr>
          <w:fldChar w:fldCharType="separate"/>
        </w:r>
        <w:r>
          <w:rPr>
            <w:webHidden/>
          </w:rPr>
          <w:t>5</w:t>
        </w:r>
        <w:r>
          <w:rPr>
            <w:webHidden/>
          </w:rPr>
          <w:fldChar w:fldCharType="end"/>
        </w:r>
      </w:hyperlink>
    </w:p>
    <w:p w14:paraId="448CE607" w14:textId="77777777" w:rsidR="00604B35" w:rsidRDefault="00604B35">
      <w:pPr>
        <w:pStyle w:val="TOC3"/>
        <w:rPr>
          <w:rFonts w:asciiTheme="minorHAnsi" w:eastAsiaTheme="minorEastAsia" w:hAnsiTheme="minorHAnsi" w:cstheme="minorBidi"/>
          <w:szCs w:val="22"/>
        </w:rPr>
      </w:pPr>
      <w:hyperlink w:anchor="_Toc423343080" w:history="1">
        <w:r w:rsidRPr="00185752">
          <w:rPr>
            <w:rStyle w:val="Hyperlink"/>
          </w:rPr>
          <w:t>Posting CVDTs to Data Store</w:t>
        </w:r>
        <w:r>
          <w:rPr>
            <w:webHidden/>
          </w:rPr>
          <w:tab/>
        </w:r>
        <w:r>
          <w:rPr>
            <w:webHidden/>
          </w:rPr>
          <w:fldChar w:fldCharType="begin"/>
        </w:r>
        <w:r>
          <w:rPr>
            <w:webHidden/>
          </w:rPr>
          <w:instrText xml:space="preserve"> PAGEREF _Toc423343080 \h </w:instrText>
        </w:r>
        <w:r>
          <w:rPr>
            <w:webHidden/>
          </w:rPr>
        </w:r>
        <w:r>
          <w:rPr>
            <w:webHidden/>
          </w:rPr>
          <w:fldChar w:fldCharType="separate"/>
        </w:r>
        <w:r>
          <w:rPr>
            <w:webHidden/>
          </w:rPr>
          <w:t>5</w:t>
        </w:r>
        <w:r>
          <w:rPr>
            <w:webHidden/>
          </w:rPr>
          <w:fldChar w:fldCharType="end"/>
        </w:r>
      </w:hyperlink>
    </w:p>
    <w:p w14:paraId="6C618025" w14:textId="77777777" w:rsidR="00604B35" w:rsidRDefault="00604B35">
      <w:pPr>
        <w:pStyle w:val="TOC2"/>
        <w:rPr>
          <w:rFonts w:asciiTheme="minorHAnsi" w:eastAsiaTheme="minorEastAsia" w:hAnsiTheme="minorHAnsi" w:cstheme="minorBidi"/>
          <w:b w:val="0"/>
          <w:sz w:val="22"/>
          <w:szCs w:val="22"/>
        </w:rPr>
      </w:pPr>
      <w:hyperlink w:anchor="_Toc423343081" w:history="1">
        <w:r w:rsidRPr="00185752">
          <w:rPr>
            <w:rStyle w:val="Hyperlink"/>
          </w:rPr>
          <w:t>Source Data Access</w:t>
        </w:r>
        <w:r>
          <w:rPr>
            <w:webHidden/>
          </w:rPr>
          <w:tab/>
        </w:r>
        <w:r>
          <w:rPr>
            <w:webHidden/>
          </w:rPr>
          <w:fldChar w:fldCharType="begin"/>
        </w:r>
        <w:r>
          <w:rPr>
            <w:webHidden/>
          </w:rPr>
          <w:instrText xml:space="preserve"> PAGEREF _Toc423343081 \h </w:instrText>
        </w:r>
        <w:r>
          <w:rPr>
            <w:webHidden/>
          </w:rPr>
        </w:r>
        <w:r>
          <w:rPr>
            <w:webHidden/>
          </w:rPr>
          <w:fldChar w:fldCharType="separate"/>
        </w:r>
        <w:r>
          <w:rPr>
            <w:webHidden/>
          </w:rPr>
          <w:t>5</w:t>
        </w:r>
        <w:r>
          <w:rPr>
            <w:webHidden/>
          </w:rPr>
          <w:fldChar w:fldCharType="end"/>
        </w:r>
      </w:hyperlink>
    </w:p>
    <w:p w14:paraId="737DF0F7" w14:textId="77777777" w:rsidR="00604B35" w:rsidRDefault="00604B35">
      <w:pPr>
        <w:pStyle w:val="TOC3"/>
        <w:rPr>
          <w:rFonts w:asciiTheme="minorHAnsi" w:eastAsiaTheme="minorEastAsia" w:hAnsiTheme="minorHAnsi" w:cstheme="minorBidi"/>
          <w:szCs w:val="22"/>
        </w:rPr>
      </w:pPr>
      <w:hyperlink w:anchor="_Toc423343082" w:history="1">
        <w:r w:rsidRPr="00185752">
          <w:rPr>
            <w:rStyle w:val="Hyperlink"/>
          </w:rPr>
          <w:t>Data Services</w:t>
        </w:r>
        <w:r>
          <w:rPr>
            <w:webHidden/>
          </w:rPr>
          <w:tab/>
        </w:r>
        <w:r>
          <w:rPr>
            <w:webHidden/>
          </w:rPr>
          <w:fldChar w:fldCharType="begin"/>
        </w:r>
        <w:r>
          <w:rPr>
            <w:webHidden/>
          </w:rPr>
          <w:instrText xml:space="preserve"> PAGEREF _Toc423343082 \h </w:instrText>
        </w:r>
        <w:r>
          <w:rPr>
            <w:webHidden/>
          </w:rPr>
        </w:r>
        <w:r>
          <w:rPr>
            <w:webHidden/>
          </w:rPr>
          <w:fldChar w:fldCharType="separate"/>
        </w:r>
        <w:r>
          <w:rPr>
            <w:webHidden/>
          </w:rPr>
          <w:t>5</w:t>
        </w:r>
        <w:r>
          <w:rPr>
            <w:webHidden/>
          </w:rPr>
          <w:fldChar w:fldCharType="end"/>
        </w:r>
      </w:hyperlink>
    </w:p>
    <w:p w14:paraId="419238BA" w14:textId="77777777" w:rsidR="00604B35" w:rsidRDefault="00604B35">
      <w:pPr>
        <w:pStyle w:val="TOC3"/>
        <w:rPr>
          <w:rFonts w:asciiTheme="minorHAnsi" w:eastAsiaTheme="minorEastAsia" w:hAnsiTheme="minorHAnsi" w:cstheme="minorBidi"/>
          <w:szCs w:val="22"/>
        </w:rPr>
      </w:pPr>
      <w:hyperlink w:anchor="_Toc423343083" w:history="1">
        <w:r w:rsidRPr="00185752">
          <w:rPr>
            <w:rStyle w:val="Hyperlink"/>
          </w:rPr>
          <w:t>Constructing a Data Request</w:t>
        </w:r>
        <w:r>
          <w:rPr>
            <w:webHidden/>
          </w:rPr>
          <w:tab/>
        </w:r>
        <w:r>
          <w:rPr>
            <w:webHidden/>
          </w:rPr>
          <w:fldChar w:fldCharType="begin"/>
        </w:r>
        <w:r>
          <w:rPr>
            <w:webHidden/>
          </w:rPr>
          <w:instrText xml:space="preserve"> PAGEREF _Toc423343083 \h </w:instrText>
        </w:r>
        <w:r>
          <w:rPr>
            <w:webHidden/>
          </w:rPr>
        </w:r>
        <w:r>
          <w:rPr>
            <w:webHidden/>
          </w:rPr>
          <w:fldChar w:fldCharType="separate"/>
        </w:r>
        <w:r>
          <w:rPr>
            <w:webHidden/>
          </w:rPr>
          <w:t>6</w:t>
        </w:r>
        <w:r>
          <w:rPr>
            <w:webHidden/>
          </w:rPr>
          <w:fldChar w:fldCharType="end"/>
        </w:r>
      </w:hyperlink>
    </w:p>
    <w:p w14:paraId="2197214C" w14:textId="77777777" w:rsidR="00604B35" w:rsidRDefault="00604B35">
      <w:pPr>
        <w:pStyle w:val="TOC3"/>
        <w:rPr>
          <w:rFonts w:asciiTheme="minorHAnsi" w:eastAsiaTheme="minorEastAsia" w:hAnsiTheme="minorHAnsi" w:cstheme="minorBidi"/>
          <w:szCs w:val="22"/>
        </w:rPr>
      </w:pPr>
      <w:hyperlink w:anchor="_Toc423343084" w:history="1">
        <w:r w:rsidRPr="00185752">
          <w:rPr>
            <w:rStyle w:val="Hyperlink"/>
          </w:rPr>
          <w:t>Connecting to Services</w:t>
        </w:r>
        <w:r>
          <w:rPr>
            <w:webHidden/>
          </w:rPr>
          <w:tab/>
        </w:r>
        <w:r>
          <w:rPr>
            <w:webHidden/>
          </w:rPr>
          <w:fldChar w:fldCharType="begin"/>
        </w:r>
        <w:r>
          <w:rPr>
            <w:webHidden/>
          </w:rPr>
          <w:instrText xml:space="preserve"> PAGEREF _Toc423343084 \h </w:instrText>
        </w:r>
        <w:r>
          <w:rPr>
            <w:webHidden/>
          </w:rPr>
        </w:r>
        <w:r>
          <w:rPr>
            <w:webHidden/>
          </w:rPr>
          <w:fldChar w:fldCharType="separate"/>
        </w:r>
        <w:r>
          <w:rPr>
            <w:webHidden/>
          </w:rPr>
          <w:t>6</w:t>
        </w:r>
        <w:r>
          <w:rPr>
            <w:webHidden/>
          </w:rPr>
          <w:fldChar w:fldCharType="end"/>
        </w:r>
      </w:hyperlink>
    </w:p>
    <w:p w14:paraId="3DE51F66" w14:textId="77777777" w:rsidR="00604B35" w:rsidRDefault="00604B35">
      <w:pPr>
        <w:pStyle w:val="TOC3"/>
        <w:rPr>
          <w:rFonts w:asciiTheme="minorHAnsi" w:eastAsiaTheme="minorEastAsia" w:hAnsiTheme="minorHAnsi" w:cstheme="minorBidi"/>
          <w:szCs w:val="22"/>
        </w:rPr>
      </w:pPr>
      <w:hyperlink w:anchor="_Toc423343085" w:history="1">
        <w:r w:rsidRPr="00185752">
          <w:rPr>
            <w:rStyle w:val="Hyperlink"/>
          </w:rPr>
          <w:t>Creating Data Frames</w:t>
        </w:r>
        <w:r>
          <w:rPr>
            <w:webHidden/>
          </w:rPr>
          <w:tab/>
        </w:r>
        <w:r>
          <w:rPr>
            <w:webHidden/>
          </w:rPr>
          <w:fldChar w:fldCharType="begin"/>
        </w:r>
        <w:r>
          <w:rPr>
            <w:webHidden/>
          </w:rPr>
          <w:instrText xml:space="preserve"> PAGEREF _Toc423343085 \h </w:instrText>
        </w:r>
        <w:r>
          <w:rPr>
            <w:webHidden/>
          </w:rPr>
        </w:r>
        <w:r>
          <w:rPr>
            <w:webHidden/>
          </w:rPr>
          <w:fldChar w:fldCharType="separate"/>
        </w:r>
        <w:r>
          <w:rPr>
            <w:webHidden/>
          </w:rPr>
          <w:t>6</w:t>
        </w:r>
        <w:r>
          <w:rPr>
            <w:webHidden/>
          </w:rPr>
          <w:fldChar w:fldCharType="end"/>
        </w:r>
      </w:hyperlink>
    </w:p>
    <w:p w14:paraId="19F26E23" w14:textId="77777777" w:rsidR="00604B35" w:rsidRDefault="00604B35">
      <w:pPr>
        <w:pStyle w:val="TOC3"/>
        <w:rPr>
          <w:rFonts w:asciiTheme="minorHAnsi" w:eastAsiaTheme="minorEastAsia" w:hAnsiTheme="minorHAnsi" w:cstheme="minorBidi"/>
          <w:szCs w:val="22"/>
        </w:rPr>
      </w:pPr>
      <w:hyperlink w:anchor="_Toc423343086" w:history="1">
        <w:r w:rsidRPr="00185752">
          <w:rPr>
            <w:rStyle w:val="Hyperlink"/>
          </w:rPr>
          <w:t>Step-by-Step Example for Accessing Data</w:t>
        </w:r>
        <w:r>
          <w:rPr>
            <w:webHidden/>
          </w:rPr>
          <w:tab/>
        </w:r>
        <w:r>
          <w:rPr>
            <w:webHidden/>
          </w:rPr>
          <w:fldChar w:fldCharType="begin"/>
        </w:r>
        <w:r>
          <w:rPr>
            <w:webHidden/>
          </w:rPr>
          <w:instrText xml:space="preserve"> PAGEREF _Toc423343086 \h </w:instrText>
        </w:r>
        <w:r>
          <w:rPr>
            <w:webHidden/>
          </w:rPr>
        </w:r>
        <w:r>
          <w:rPr>
            <w:webHidden/>
          </w:rPr>
          <w:fldChar w:fldCharType="separate"/>
        </w:r>
        <w:r>
          <w:rPr>
            <w:webHidden/>
          </w:rPr>
          <w:t>6</w:t>
        </w:r>
        <w:r>
          <w:rPr>
            <w:webHidden/>
          </w:rPr>
          <w:fldChar w:fldCharType="end"/>
        </w:r>
      </w:hyperlink>
    </w:p>
    <w:p w14:paraId="047805A4" w14:textId="77777777" w:rsidR="00604B35" w:rsidRDefault="00604B35">
      <w:pPr>
        <w:pStyle w:val="TOC2"/>
        <w:rPr>
          <w:rFonts w:asciiTheme="minorHAnsi" w:eastAsiaTheme="minorEastAsia" w:hAnsiTheme="minorHAnsi" w:cstheme="minorBidi"/>
          <w:b w:val="0"/>
          <w:sz w:val="22"/>
          <w:szCs w:val="22"/>
        </w:rPr>
      </w:pPr>
      <w:hyperlink w:anchor="_Toc423343087" w:history="1">
        <w:r w:rsidRPr="00185752">
          <w:rPr>
            <w:rStyle w:val="Hyperlink"/>
          </w:rPr>
          <w:t>Writing and Submitting Analysis Code</w:t>
        </w:r>
        <w:r>
          <w:rPr>
            <w:webHidden/>
          </w:rPr>
          <w:tab/>
        </w:r>
        <w:r>
          <w:rPr>
            <w:webHidden/>
          </w:rPr>
          <w:fldChar w:fldCharType="begin"/>
        </w:r>
        <w:r>
          <w:rPr>
            <w:webHidden/>
          </w:rPr>
          <w:instrText xml:space="preserve"> PAGEREF _Toc423343087 \h </w:instrText>
        </w:r>
        <w:r>
          <w:rPr>
            <w:webHidden/>
          </w:rPr>
        </w:r>
        <w:r>
          <w:rPr>
            <w:webHidden/>
          </w:rPr>
          <w:fldChar w:fldCharType="separate"/>
        </w:r>
        <w:r>
          <w:rPr>
            <w:webHidden/>
          </w:rPr>
          <w:t>7</w:t>
        </w:r>
        <w:r>
          <w:rPr>
            <w:webHidden/>
          </w:rPr>
          <w:fldChar w:fldCharType="end"/>
        </w:r>
      </w:hyperlink>
    </w:p>
    <w:p w14:paraId="0B7D1EA7" w14:textId="77777777" w:rsidR="00604B35" w:rsidRDefault="00604B35">
      <w:pPr>
        <w:pStyle w:val="TOC3"/>
        <w:rPr>
          <w:rFonts w:asciiTheme="minorHAnsi" w:eastAsiaTheme="minorEastAsia" w:hAnsiTheme="minorHAnsi" w:cstheme="minorBidi"/>
          <w:szCs w:val="22"/>
        </w:rPr>
      </w:pPr>
      <w:hyperlink w:anchor="_Toc423343088" w:history="1">
        <w:r w:rsidRPr="00185752">
          <w:rPr>
            <w:rStyle w:val="Hyperlink"/>
          </w:rPr>
          <w:t>Step 1: Write Graphics Scripts in R</w:t>
        </w:r>
        <w:r>
          <w:rPr>
            <w:webHidden/>
          </w:rPr>
          <w:tab/>
        </w:r>
        <w:r>
          <w:rPr>
            <w:webHidden/>
          </w:rPr>
          <w:fldChar w:fldCharType="begin"/>
        </w:r>
        <w:r>
          <w:rPr>
            <w:webHidden/>
          </w:rPr>
          <w:instrText xml:space="preserve"> PAGEREF _Toc423343088 \h </w:instrText>
        </w:r>
        <w:r>
          <w:rPr>
            <w:webHidden/>
          </w:rPr>
        </w:r>
        <w:r>
          <w:rPr>
            <w:webHidden/>
          </w:rPr>
          <w:fldChar w:fldCharType="separate"/>
        </w:r>
        <w:r>
          <w:rPr>
            <w:webHidden/>
          </w:rPr>
          <w:t>8</w:t>
        </w:r>
        <w:r>
          <w:rPr>
            <w:webHidden/>
          </w:rPr>
          <w:fldChar w:fldCharType="end"/>
        </w:r>
      </w:hyperlink>
    </w:p>
    <w:p w14:paraId="5A0D9760" w14:textId="77777777" w:rsidR="00604B35" w:rsidRDefault="00604B35">
      <w:pPr>
        <w:pStyle w:val="TOC3"/>
        <w:rPr>
          <w:rFonts w:asciiTheme="minorHAnsi" w:eastAsiaTheme="minorEastAsia" w:hAnsiTheme="minorHAnsi" w:cstheme="minorBidi"/>
          <w:szCs w:val="22"/>
        </w:rPr>
      </w:pPr>
      <w:hyperlink w:anchor="_Toc423343089" w:history="1">
        <w:r w:rsidRPr="00185752">
          <w:rPr>
            <w:rStyle w:val="Hyperlink"/>
          </w:rPr>
          <w:t>Step 2: Plot/Graphic Validation</w:t>
        </w:r>
        <w:r>
          <w:rPr>
            <w:webHidden/>
          </w:rPr>
          <w:tab/>
        </w:r>
        <w:r>
          <w:rPr>
            <w:webHidden/>
          </w:rPr>
          <w:fldChar w:fldCharType="begin"/>
        </w:r>
        <w:r>
          <w:rPr>
            <w:webHidden/>
          </w:rPr>
          <w:instrText xml:space="preserve"> PAGEREF _Toc423343089 \h </w:instrText>
        </w:r>
        <w:r>
          <w:rPr>
            <w:webHidden/>
          </w:rPr>
        </w:r>
        <w:r>
          <w:rPr>
            <w:webHidden/>
          </w:rPr>
          <w:fldChar w:fldCharType="separate"/>
        </w:r>
        <w:r>
          <w:rPr>
            <w:webHidden/>
          </w:rPr>
          <w:t>8</w:t>
        </w:r>
        <w:r>
          <w:rPr>
            <w:webHidden/>
          </w:rPr>
          <w:fldChar w:fldCharType="end"/>
        </w:r>
      </w:hyperlink>
    </w:p>
    <w:p w14:paraId="56752C3E" w14:textId="77777777" w:rsidR="00604B35" w:rsidRDefault="00604B35">
      <w:pPr>
        <w:pStyle w:val="TOC3"/>
        <w:rPr>
          <w:rFonts w:asciiTheme="minorHAnsi" w:eastAsiaTheme="minorEastAsia" w:hAnsiTheme="minorHAnsi" w:cstheme="minorBidi"/>
          <w:szCs w:val="22"/>
        </w:rPr>
      </w:pPr>
      <w:hyperlink w:anchor="_Toc423343090" w:history="1">
        <w:r w:rsidRPr="00185752">
          <w:rPr>
            <w:rStyle w:val="Hyperlink"/>
          </w:rPr>
          <w:t>Step 3: Create a Visualization Package</w:t>
        </w:r>
        <w:r>
          <w:rPr>
            <w:webHidden/>
          </w:rPr>
          <w:tab/>
        </w:r>
        <w:r>
          <w:rPr>
            <w:webHidden/>
          </w:rPr>
          <w:fldChar w:fldCharType="begin"/>
        </w:r>
        <w:r>
          <w:rPr>
            <w:webHidden/>
          </w:rPr>
          <w:instrText xml:space="preserve"> PAGEREF _Toc423343090 \h </w:instrText>
        </w:r>
        <w:r>
          <w:rPr>
            <w:webHidden/>
          </w:rPr>
        </w:r>
        <w:r>
          <w:rPr>
            <w:webHidden/>
          </w:rPr>
          <w:fldChar w:fldCharType="separate"/>
        </w:r>
        <w:r>
          <w:rPr>
            <w:webHidden/>
          </w:rPr>
          <w:t>8</w:t>
        </w:r>
        <w:r>
          <w:rPr>
            <w:webHidden/>
          </w:rPr>
          <w:fldChar w:fldCharType="end"/>
        </w:r>
      </w:hyperlink>
    </w:p>
    <w:p w14:paraId="682F35B7" w14:textId="77777777" w:rsidR="00604B35" w:rsidRDefault="00604B35">
      <w:pPr>
        <w:pStyle w:val="TOC3"/>
        <w:rPr>
          <w:rFonts w:asciiTheme="minorHAnsi" w:eastAsiaTheme="minorEastAsia" w:hAnsiTheme="minorHAnsi" w:cstheme="minorBidi"/>
          <w:szCs w:val="22"/>
        </w:rPr>
      </w:pPr>
      <w:hyperlink w:anchor="_Toc423343091" w:history="1">
        <w:r w:rsidRPr="00185752">
          <w:rPr>
            <w:rStyle w:val="Hyperlink"/>
          </w:rPr>
          <w:t>Step 4: Submit a Visualization Package</w:t>
        </w:r>
        <w:r>
          <w:rPr>
            <w:webHidden/>
          </w:rPr>
          <w:tab/>
        </w:r>
        <w:r>
          <w:rPr>
            <w:webHidden/>
          </w:rPr>
          <w:fldChar w:fldCharType="begin"/>
        </w:r>
        <w:r>
          <w:rPr>
            <w:webHidden/>
          </w:rPr>
          <w:instrText xml:space="preserve"> PAGEREF _Toc423343091 \h </w:instrText>
        </w:r>
        <w:r>
          <w:rPr>
            <w:webHidden/>
          </w:rPr>
        </w:r>
        <w:r>
          <w:rPr>
            <w:webHidden/>
          </w:rPr>
          <w:fldChar w:fldCharType="separate"/>
        </w:r>
        <w:r>
          <w:rPr>
            <w:webHidden/>
          </w:rPr>
          <w:t>9</w:t>
        </w:r>
        <w:r>
          <w:rPr>
            <w:webHidden/>
          </w:rPr>
          <w:fldChar w:fldCharType="end"/>
        </w:r>
      </w:hyperlink>
    </w:p>
    <w:p w14:paraId="762C9C99" w14:textId="77777777" w:rsidR="00604B35" w:rsidRDefault="00604B35">
      <w:pPr>
        <w:pStyle w:val="TOC3"/>
        <w:rPr>
          <w:rFonts w:asciiTheme="minorHAnsi" w:eastAsiaTheme="minorEastAsia" w:hAnsiTheme="minorHAnsi" w:cstheme="minorBidi"/>
          <w:szCs w:val="22"/>
        </w:rPr>
      </w:pPr>
      <w:hyperlink w:anchor="_Toc423343092" w:history="1">
        <w:r w:rsidRPr="00185752">
          <w:rPr>
            <w:rStyle w:val="Hyperlink"/>
          </w:rPr>
          <w:t>Borrow an Existing Package</w:t>
        </w:r>
        <w:r>
          <w:rPr>
            <w:webHidden/>
          </w:rPr>
          <w:tab/>
        </w:r>
        <w:r>
          <w:rPr>
            <w:webHidden/>
          </w:rPr>
          <w:fldChar w:fldCharType="begin"/>
        </w:r>
        <w:r>
          <w:rPr>
            <w:webHidden/>
          </w:rPr>
          <w:instrText xml:space="preserve"> PAGEREF _Toc423343092 \h </w:instrText>
        </w:r>
        <w:r>
          <w:rPr>
            <w:webHidden/>
          </w:rPr>
        </w:r>
        <w:r>
          <w:rPr>
            <w:webHidden/>
          </w:rPr>
          <w:fldChar w:fldCharType="separate"/>
        </w:r>
        <w:r>
          <w:rPr>
            <w:webHidden/>
          </w:rPr>
          <w:t>9</w:t>
        </w:r>
        <w:r>
          <w:rPr>
            <w:webHidden/>
          </w:rPr>
          <w:fldChar w:fldCharType="end"/>
        </w:r>
      </w:hyperlink>
    </w:p>
    <w:p w14:paraId="288081BC" w14:textId="77777777" w:rsidR="00604B35" w:rsidRDefault="00604B35">
      <w:pPr>
        <w:pStyle w:val="TOC2"/>
        <w:rPr>
          <w:rFonts w:asciiTheme="minorHAnsi" w:eastAsiaTheme="minorEastAsia" w:hAnsiTheme="minorHAnsi" w:cstheme="minorBidi"/>
          <w:b w:val="0"/>
          <w:sz w:val="22"/>
          <w:szCs w:val="22"/>
        </w:rPr>
      </w:pPr>
      <w:hyperlink w:anchor="_Toc423343093" w:history="1">
        <w:r w:rsidRPr="00185752">
          <w:rPr>
            <w:rStyle w:val="Hyperlink"/>
          </w:rPr>
          <w:t>Frequently Asked Questions</w:t>
        </w:r>
        <w:r>
          <w:rPr>
            <w:webHidden/>
          </w:rPr>
          <w:tab/>
        </w:r>
        <w:r>
          <w:rPr>
            <w:webHidden/>
          </w:rPr>
          <w:fldChar w:fldCharType="begin"/>
        </w:r>
        <w:r>
          <w:rPr>
            <w:webHidden/>
          </w:rPr>
          <w:instrText xml:space="preserve"> PAGEREF _Toc423343093 \h </w:instrText>
        </w:r>
        <w:r>
          <w:rPr>
            <w:webHidden/>
          </w:rPr>
        </w:r>
        <w:r>
          <w:rPr>
            <w:webHidden/>
          </w:rPr>
          <w:fldChar w:fldCharType="separate"/>
        </w:r>
        <w:r>
          <w:rPr>
            <w:webHidden/>
          </w:rPr>
          <w:t>9</w:t>
        </w:r>
        <w:r>
          <w:rPr>
            <w:webHidden/>
          </w:rPr>
          <w:fldChar w:fldCharType="end"/>
        </w:r>
      </w:hyperlink>
    </w:p>
    <w:p w14:paraId="64FDCF5A" w14:textId="77777777" w:rsidR="00604B35" w:rsidRDefault="00604B35">
      <w:pPr>
        <w:pStyle w:val="TOC3"/>
        <w:rPr>
          <w:rFonts w:asciiTheme="minorHAnsi" w:eastAsiaTheme="minorEastAsia" w:hAnsiTheme="minorHAnsi" w:cstheme="minorBidi"/>
          <w:szCs w:val="22"/>
        </w:rPr>
      </w:pPr>
      <w:hyperlink w:anchor="_Toc423343094" w:history="1">
        <w:r w:rsidRPr="00185752">
          <w:rPr>
            <w:rStyle w:val="Hyperlink"/>
          </w:rPr>
          <w:t>What are data services?</w:t>
        </w:r>
        <w:r>
          <w:rPr>
            <w:webHidden/>
          </w:rPr>
          <w:tab/>
        </w:r>
        <w:r>
          <w:rPr>
            <w:webHidden/>
          </w:rPr>
          <w:fldChar w:fldCharType="begin"/>
        </w:r>
        <w:r>
          <w:rPr>
            <w:webHidden/>
          </w:rPr>
          <w:instrText xml:space="preserve"> PAGEREF _Toc423343094 \h </w:instrText>
        </w:r>
        <w:r>
          <w:rPr>
            <w:webHidden/>
          </w:rPr>
        </w:r>
        <w:r>
          <w:rPr>
            <w:webHidden/>
          </w:rPr>
          <w:fldChar w:fldCharType="separate"/>
        </w:r>
        <w:r>
          <w:rPr>
            <w:webHidden/>
          </w:rPr>
          <w:t>9</w:t>
        </w:r>
        <w:r>
          <w:rPr>
            <w:webHidden/>
          </w:rPr>
          <w:fldChar w:fldCharType="end"/>
        </w:r>
      </w:hyperlink>
    </w:p>
    <w:p w14:paraId="7808A987" w14:textId="77777777" w:rsidR="00604B35" w:rsidRDefault="00604B35">
      <w:pPr>
        <w:pStyle w:val="TOC3"/>
        <w:rPr>
          <w:rFonts w:asciiTheme="minorHAnsi" w:eastAsiaTheme="minorEastAsia" w:hAnsiTheme="minorHAnsi" w:cstheme="minorBidi"/>
          <w:szCs w:val="22"/>
        </w:rPr>
      </w:pPr>
      <w:hyperlink w:anchor="_Toc423343095" w:history="1">
        <w:r w:rsidRPr="00185752">
          <w:rPr>
            <w:rStyle w:val="Hyperlink"/>
          </w:rPr>
          <w:t>How do I Use OData Services?</w:t>
        </w:r>
        <w:r>
          <w:rPr>
            <w:webHidden/>
          </w:rPr>
          <w:tab/>
        </w:r>
        <w:r>
          <w:rPr>
            <w:webHidden/>
          </w:rPr>
          <w:fldChar w:fldCharType="begin"/>
        </w:r>
        <w:r>
          <w:rPr>
            <w:webHidden/>
          </w:rPr>
          <w:instrText xml:space="preserve"> PAGEREF _Toc423343095 \h </w:instrText>
        </w:r>
        <w:r>
          <w:rPr>
            <w:webHidden/>
          </w:rPr>
        </w:r>
        <w:r>
          <w:rPr>
            <w:webHidden/>
          </w:rPr>
          <w:fldChar w:fldCharType="separate"/>
        </w:r>
        <w:r>
          <w:rPr>
            <w:webHidden/>
          </w:rPr>
          <w:t>9</w:t>
        </w:r>
        <w:r>
          <w:rPr>
            <w:webHidden/>
          </w:rPr>
          <w:fldChar w:fldCharType="end"/>
        </w:r>
      </w:hyperlink>
    </w:p>
    <w:p w14:paraId="7F5C8737" w14:textId="77777777" w:rsidR="00604B35" w:rsidRDefault="00604B35">
      <w:pPr>
        <w:pStyle w:val="TOC3"/>
        <w:rPr>
          <w:rFonts w:asciiTheme="minorHAnsi" w:eastAsiaTheme="minorEastAsia" w:hAnsiTheme="minorHAnsi" w:cstheme="minorBidi"/>
          <w:szCs w:val="22"/>
        </w:rPr>
      </w:pPr>
      <w:hyperlink w:anchor="_Toc423343096" w:history="1">
        <w:r w:rsidRPr="00185752">
          <w:rPr>
            <w:rStyle w:val="Hyperlink"/>
          </w:rPr>
          <w:t>How does the Data Mart work?</w:t>
        </w:r>
        <w:r>
          <w:rPr>
            <w:webHidden/>
          </w:rPr>
          <w:tab/>
        </w:r>
        <w:r>
          <w:rPr>
            <w:webHidden/>
          </w:rPr>
          <w:fldChar w:fldCharType="begin"/>
        </w:r>
        <w:r>
          <w:rPr>
            <w:webHidden/>
          </w:rPr>
          <w:instrText xml:space="preserve"> PAGEREF _Toc423343096 \h </w:instrText>
        </w:r>
        <w:r>
          <w:rPr>
            <w:webHidden/>
          </w:rPr>
        </w:r>
        <w:r>
          <w:rPr>
            <w:webHidden/>
          </w:rPr>
          <w:fldChar w:fldCharType="separate"/>
        </w:r>
        <w:r>
          <w:rPr>
            <w:webHidden/>
          </w:rPr>
          <w:t>10</w:t>
        </w:r>
        <w:r>
          <w:rPr>
            <w:webHidden/>
          </w:rPr>
          <w:fldChar w:fldCharType="end"/>
        </w:r>
      </w:hyperlink>
    </w:p>
    <w:p w14:paraId="1BBC4DD5" w14:textId="77777777" w:rsidR="00604B35" w:rsidRDefault="00604B35">
      <w:pPr>
        <w:pStyle w:val="TOC3"/>
        <w:rPr>
          <w:rFonts w:asciiTheme="minorHAnsi" w:eastAsiaTheme="minorEastAsia" w:hAnsiTheme="minorHAnsi" w:cstheme="minorBidi"/>
          <w:szCs w:val="22"/>
        </w:rPr>
      </w:pPr>
      <w:hyperlink w:anchor="_Toc423343097" w:history="1">
        <w:r w:rsidRPr="00185752">
          <w:rPr>
            <w:rStyle w:val="Hyperlink"/>
          </w:rPr>
          <w:t>Where is the Visualization Collaboration Website?</w:t>
        </w:r>
        <w:r>
          <w:rPr>
            <w:webHidden/>
          </w:rPr>
          <w:tab/>
        </w:r>
        <w:r>
          <w:rPr>
            <w:webHidden/>
          </w:rPr>
          <w:fldChar w:fldCharType="begin"/>
        </w:r>
        <w:r>
          <w:rPr>
            <w:webHidden/>
          </w:rPr>
          <w:instrText xml:space="preserve"> PAGEREF _Toc423343097 \h </w:instrText>
        </w:r>
        <w:r>
          <w:rPr>
            <w:webHidden/>
          </w:rPr>
        </w:r>
        <w:r>
          <w:rPr>
            <w:webHidden/>
          </w:rPr>
          <w:fldChar w:fldCharType="separate"/>
        </w:r>
        <w:r>
          <w:rPr>
            <w:webHidden/>
          </w:rPr>
          <w:t>10</w:t>
        </w:r>
        <w:r>
          <w:rPr>
            <w:webHidden/>
          </w:rPr>
          <w:fldChar w:fldCharType="end"/>
        </w:r>
      </w:hyperlink>
    </w:p>
    <w:p w14:paraId="220299CE" w14:textId="77777777" w:rsidR="00604B35" w:rsidRDefault="00604B35">
      <w:pPr>
        <w:pStyle w:val="TOC2"/>
        <w:rPr>
          <w:rFonts w:asciiTheme="minorHAnsi" w:eastAsiaTheme="minorEastAsia" w:hAnsiTheme="minorHAnsi" w:cstheme="minorBidi"/>
          <w:b w:val="0"/>
          <w:sz w:val="22"/>
          <w:szCs w:val="22"/>
        </w:rPr>
      </w:pPr>
      <w:hyperlink w:anchor="_Toc423343098" w:history="1">
        <w:r w:rsidRPr="00185752">
          <w:rPr>
            <w:rStyle w:val="Hyperlink"/>
          </w:rPr>
          <w:t>References</w:t>
        </w:r>
        <w:r>
          <w:rPr>
            <w:webHidden/>
          </w:rPr>
          <w:tab/>
        </w:r>
        <w:r>
          <w:rPr>
            <w:webHidden/>
          </w:rPr>
          <w:fldChar w:fldCharType="begin"/>
        </w:r>
        <w:r>
          <w:rPr>
            <w:webHidden/>
          </w:rPr>
          <w:instrText xml:space="preserve"> PAGEREF _Toc423343098 \h </w:instrText>
        </w:r>
        <w:r>
          <w:rPr>
            <w:webHidden/>
          </w:rPr>
        </w:r>
        <w:r>
          <w:rPr>
            <w:webHidden/>
          </w:rPr>
          <w:fldChar w:fldCharType="separate"/>
        </w:r>
        <w:r>
          <w:rPr>
            <w:webHidden/>
          </w:rPr>
          <w:t>10</w:t>
        </w:r>
        <w:r>
          <w:rPr>
            <w:webHidden/>
          </w:rPr>
          <w:fldChar w:fldCharType="end"/>
        </w:r>
      </w:hyperlink>
    </w:p>
    <w:p w14:paraId="58D33ADE" w14:textId="77777777" w:rsidR="00604B35" w:rsidRDefault="00604B35">
      <w:pPr>
        <w:pStyle w:val="TOC2"/>
        <w:rPr>
          <w:rFonts w:asciiTheme="minorHAnsi" w:eastAsiaTheme="minorEastAsia" w:hAnsiTheme="minorHAnsi" w:cstheme="minorBidi"/>
          <w:b w:val="0"/>
          <w:sz w:val="22"/>
          <w:szCs w:val="22"/>
        </w:rPr>
      </w:pPr>
      <w:hyperlink w:anchor="_Toc423343099" w:history="1">
        <w:r w:rsidRPr="00185752">
          <w:rPr>
            <w:rStyle w:val="Hyperlink"/>
          </w:rPr>
          <w:t>Appendices</w:t>
        </w:r>
        <w:r>
          <w:rPr>
            <w:webHidden/>
          </w:rPr>
          <w:tab/>
        </w:r>
        <w:r>
          <w:rPr>
            <w:webHidden/>
          </w:rPr>
          <w:fldChar w:fldCharType="begin"/>
        </w:r>
        <w:r>
          <w:rPr>
            <w:webHidden/>
          </w:rPr>
          <w:instrText xml:space="preserve"> PAGEREF _Toc423343099 \h </w:instrText>
        </w:r>
        <w:r>
          <w:rPr>
            <w:webHidden/>
          </w:rPr>
        </w:r>
        <w:r>
          <w:rPr>
            <w:webHidden/>
          </w:rPr>
          <w:fldChar w:fldCharType="separate"/>
        </w:r>
        <w:r>
          <w:rPr>
            <w:webHidden/>
          </w:rPr>
          <w:t>11</w:t>
        </w:r>
        <w:r>
          <w:rPr>
            <w:webHidden/>
          </w:rPr>
          <w:fldChar w:fldCharType="end"/>
        </w:r>
      </w:hyperlink>
    </w:p>
    <w:p w14:paraId="3A8637FB" w14:textId="77777777" w:rsidR="00604B35" w:rsidRDefault="00604B35">
      <w:pPr>
        <w:pStyle w:val="TOC3"/>
        <w:rPr>
          <w:rFonts w:asciiTheme="minorHAnsi" w:eastAsiaTheme="minorEastAsia" w:hAnsiTheme="minorHAnsi" w:cstheme="minorBidi"/>
          <w:szCs w:val="22"/>
        </w:rPr>
      </w:pPr>
      <w:hyperlink w:anchor="_Toc423343100" w:history="1">
        <w:r w:rsidRPr="00185752">
          <w:rPr>
            <w:rStyle w:val="Hyperlink"/>
          </w:rPr>
          <w:t>Appendix 1: Known issues</w:t>
        </w:r>
        <w:r>
          <w:rPr>
            <w:webHidden/>
          </w:rPr>
          <w:tab/>
        </w:r>
        <w:r>
          <w:rPr>
            <w:webHidden/>
          </w:rPr>
          <w:fldChar w:fldCharType="begin"/>
        </w:r>
        <w:r>
          <w:rPr>
            <w:webHidden/>
          </w:rPr>
          <w:instrText xml:space="preserve"> PAGEREF _Toc423343100 \h </w:instrText>
        </w:r>
        <w:r>
          <w:rPr>
            <w:webHidden/>
          </w:rPr>
        </w:r>
        <w:r>
          <w:rPr>
            <w:webHidden/>
          </w:rPr>
          <w:fldChar w:fldCharType="separate"/>
        </w:r>
        <w:r>
          <w:rPr>
            <w:webHidden/>
          </w:rPr>
          <w:t>11</w:t>
        </w:r>
        <w:r>
          <w:rPr>
            <w:webHidden/>
          </w:rPr>
          <w:fldChar w:fldCharType="end"/>
        </w:r>
      </w:hyperlink>
    </w:p>
    <w:p w14:paraId="4A1E7026" w14:textId="77777777" w:rsidR="00604B35" w:rsidRDefault="00604B35">
      <w:pPr>
        <w:pStyle w:val="TOC3"/>
        <w:rPr>
          <w:rFonts w:asciiTheme="minorHAnsi" w:eastAsiaTheme="minorEastAsia" w:hAnsiTheme="minorHAnsi" w:cstheme="minorBidi"/>
          <w:szCs w:val="22"/>
        </w:rPr>
      </w:pPr>
      <w:hyperlink w:anchor="_Toc423343101" w:history="1">
        <w:r w:rsidRPr="00185752">
          <w:rPr>
            <w:rStyle w:val="Hyperlink"/>
          </w:rPr>
          <w:t>Appendix 2: Data service request examples</w:t>
        </w:r>
        <w:r>
          <w:rPr>
            <w:webHidden/>
          </w:rPr>
          <w:tab/>
        </w:r>
        <w:r>
          <w:rPr>
            <w:webHidden/>
          </w:rPr>
          <w:fldChar w:fldCharType="begin"/>
        </w:r>
        <w:r>
          <w:rPr>
            <w:webHidden/>
          </w:rPr>
          <w:instrText xml:space="preserve"> PAGEREF _Toc423343101 \h </w:instrText>
        </w:r>
        <w:r>
          <w:rPr>
            <w:webHidden/>
          </w:rPr>
        </w:r>
        <w:r>
          <w:rPr>
            <w:webHidden/>
          </w:rPr>
          <w:fldChar w:fldCharType="separate"/>
        </w:r>
        <w:r>
          <w:rPr>
            <w:webHidden/>
          </w:rPr>
          <w:t>11</w:t>
        </w:r>
        <w:r>
          <w:rPr>
            <w:webHidden/>
          </w:rPr>
          <w:fldChar w:fldCharType="end"/>
        </w:r>
      </w:hyperlink>
    </w:p>
    <w:p w14:paraId="0CC14517" w14:textId="77777777" w:rsidR="00604B35" w:rsidRDefault="00604B35">
      <w:pPr>
        <w:pStyle w:val="TOC3"/>
        <w:rPr>
          <w:rFonts w:asciiTheme="minorHAnsi" w:eastAsiaTheme="minorEastAsia" w:hAnsiTheme="minorHAnsi" w:cstheme="minorBidi"/>
          <w:szCs w:val="22"/>
        </w:rPr>
      </w:pPr>
      <w:hyperlink w:anchor="_Toc423343102" w:history="1">
        <w:r w:rsidRPr="00185752">
          <w:rPr>
            <w:rStyle w:val="Hyperlink"/>
          </w:rPr>
          <w:t>Appendix 3: Example R Scripts</w:t>
        </w:r>
        <w:r>
          <w:rPr>
            <w:webHidden/>
          </w:rPr>
          <w:tab/>
        </w:r>
        <w:r>
          <w:rPr>
            <w:webHidden/>
          </w:rPr>
          <w:fldChar w:fldCharType="begin"/>
        </w:r>
        <w:r>
          <w:rPr>
            <w:webHidden/>
          </w:rPr>
          <w:instrText xml:space="preserve"> PAGEREF _Toc423343102 \h </w:instrText>
        </w:r>
        <w:r>
          <w:rPr>
            <w:webHidden/>
          </w:rPr>
        </w:r>
        <w:r>
          <w:rPr>
            <w:webHidden/>
          </w:rPr>
          <w:fldChar w:fldCharType="separate"/>
        </w:r>
        <w:r>
          <w:rPr>
            <w:webHidden/>
          </w:rPr>
          <w:t>12</w:t>
        </w:r>
        <w:r>
          <w:rPr>
            <w:webHidden/>
          </w:rPr>
          <w:fldChar w:fldCharType="end"/>
        </w:r>
      </w:hyperlink>
    </w:p>
    <w:p w14:paraId="6D842A51" w14:textId="77777777" w:rsidR="00604B35" w:rsidRDefault="00604B35">
      <w:pPr>
        <w:pStyle w:val="TOC3"/>
        <w:rPr>
          <w:rFonts w:asciiTheme="minorHAnsi" w:eastAsiaTheme="minorEastAsia" w:hAnsiTheme="minorHAnsi" w:cstheme="minorBidi"/>
          <w:szCs w:val="22"/>
        </w:rPr>
      </w:pPr>
      <w:hyperlink w:anchor="_Toc423343103" w:history="1">
        <w:r w:rsidRPr="00185752">
          <w:rPr>
            <w:rStyle w:val="Hyperlink"/>
          </w:rPr>
          <w:t>Appendix 4: Recommended R Coding Practices</w:t>
        </w:r>
        <w:r>
          <w:rPr>
            <w:webHidden/>
          </w:rPr>
          <w:tab/>
        </w:r>
        <w:r>
          <w:rPr>
            <w:webHidden/>
          </w:rPr>
          <w:fldChar w:fldCharType="begin"/>
        </w:r>
        <w:r>
          <w:rPr>
            <w:webHidden/>
          </w:rPr>
          <w:instrText xml:space="preserve"> PAGEREF _Toc423343103 \h </w:instrText>
        </w:r>
        <w:r>
          <w:rPr>
            <w:webHidden/>
          </w:rPr>
        </w:r>
        <w:r>
          <w:rPr>
            <w:webHidden/>
          </w:rPr>
          <w:fldChar w:fldCharType="separate"/>
        </w:r>
        <w:r>
          <w:rPr>
            <w:webHidden/>
          </w:rPr>
          <w:t>13</w:t>
        </w:r>
        <w:r>
          <w:rPr>
            <w:webHidden/>
          </w:rPr>
          <w:fldChar w:fldCharType="end"/>
        </w:r>
      </w:hyperlink>
    </w:p>
    <w:p w14:paraId="025850A7" w14:textId="77777777" w:rsidR="00604B35" w:rsidRDefault="00604B35">
      <w:pPr>
        <w:pStyle w:val="TOC3"/>
        <w:rPr>
          <w:rFonts w:asciiTheme="minorHAnsi" w:eastAsiaTheme="minorEastAsia" w:hAnsiTheme="minorHAnsi" w:cstheme="minorBidi"/>
          <w:szCs w:val="22"/>
        </w:rPr>
      </w:pPr>
      <w:hyperlink w:anchor="_Toc423343104" w:history="1">
        <w:r w:rsidRPr="00185752">
          <w:rPr>
            <w:rStyle w:val="Hyperlink"/>
          </w:rPr>
          <w:t>Appendix 5: Data Service Entities (Tables)</w:t>
        </w:r>
        <w:r>
          <w:rPr>
            <w:webHidden/>
          </w:rPr>
          <w:tab/>
        </w:r>
        <w:r>
          <w:rPr>
            <w:webHidden/>
          </w:rPr>
          <w:fldChar w:fldCharType="begin"/>
        </w:r>
        <w:r>
          <w:rPr>
            <w:webHidden/>
          </w:rPr>
          <w:instrText xml:space="preserve"> PAGEREF _Toc423343104 \h </w:instrText>
        </w:r>
        <w:r>
          <w:rPr>
            <w:webHidden/>
          </w:rPr>
        </w:r>
        <w:r>
          <w:rPr>
            <w:webHidden/>
          </w:rPr>
          <w:fldChar w:fldCharType="separate"/>
        </w:r>
        <w:r>
          <w:rPr>
            <w:webHidden/>
          </w:rPr>
          <w:t>15</w:t>
        </w:r>
        <w:r>
          <w:rPr>
            <w:webHidden/>
          </w:rPr>
          <w:fldChar w:fldCharType="end"/>
        </w:r>
      </w:hyperlink>
    </w:p>
    <w:p w14:paraId="2E3EB37F" w14:textId="0752269B" w:rsidR="00D635F5" w:rsidRPr="0091058D" w:rsidRDefault="00C467CF" w:rsidP="00D635F5">
      <w:pPr>
        <w:rPr>
          <w:sz w:val="22"/>
          <w:szCs w:val="22"/>
        </w:rPr>
      </w:pPr>
      <w:r>
        <w:rPr>
          <w:rFonts w:ascii="Arial Narrow" w:hAnsi="Arial Narrow" w:cs="Times New Roman"/>
          <w:b/>
          <w:noProof/>
          <w:sz w:val="22"/>
          <w:szCs w:val="22"/>
        </w:rPr>
        <w:fldChar w:fldCharType="end"/>
      </w:r>
    </w:p>
    <w:tbl>
      <w:tblPr>
        <w:tblStyle w:val="TableGrid"/>
        <w:tblW w:w="0" w:type="auto"/>
        <w:tblLook w:val="04A0" w:firstRow="1" w:lastRow="0" w:firstColumn="1" w:lastColumn="0" w:noHBand="0" w:noVBand="1"/>
      </w:tblPr>
      <w:tblGrid>
        <w:gridCol w:w="2088"/>
        <w:gridCol w:w="1890"/>
        <w:gridCol w:w="5598"/>
      </w:tblGrid>
      <w:tr w:rsidR="00F8724A" w14:paraId="27E88073" w14:textId="77777777" w:rsidTr="00F96882">
        <w:tc>
          <w:tcPr>
            <w:tcW w:w="9576" w:type="dxa"/>
            <w:gridSpan w:val="3"/>
          </w:tcPr>
          <w:p w14:paraId="323B4C3D" w14:textId="77777777" w:rsidR="00F8724A" w:rsidRPr="00D037CE" w:rsidRDefault="00F8724A" w:rsidP="00F96882">
            <w:pPr>
              <w:pStyle w:val="SOP-TOCFullFormat"/>
              <w:rPr>
                <w:b/>
              </w:rPr>
            </w:pPr>
            <w:bookmarkStart w:id="5" w:name="_Toc235333867"/>
            <w:r w:rsidRPr="00D037CE">
              <w:rPr>
                <w:b/>
              </w:rPr>
              <w:t>Version History</w:t>
            </w:r>
          </w:p>
        </w:tc>
      </w:tr>
      <w:tr w:rsidR="00F8724A" w14:paraId="36F127DF" w14:textId="77777777" w:rsidTr="00F96882">
        <w:tc>
          <w:tcPr>
            <w:tcW w:w="2088" w:type="dxa"/>
          </w:tcPr>
          <w:p w14:paraId="1D948FC6" w14:textId="77777777" w:rsidR="00F8724A" w:rsidRPr="008810A0" w:rsidRDefault="00F8724A" w:rsidP="00F96882">
            <w:pPr>
              <w:pStyle w:val="SOP-TOCFullFormat"/>
              <w:rPr>
                <w:sz w:val="16"/>
                <w:szCs w:val="16"/>
              </w:rPr>
            </w:pPr>
            <w:r w:rsidRPr="008810A0">
              <w:rPr>
                <w:sz w:val="16"/>
                <w:szCs w:val="16"/>
              </w:rPr>
              <w:t>Version</w:t>
            </w:r>
          </w:p>
        </w:tc>
        <w:tc>
          <w:tcPr>
            <w:tcW w:w="1890" w:type="dxa"/>
          </w:tcPr>
          <w:p w14:paraId="675C6A28" w14:textId="77777777" w:rsidR="00F8724A" w:rsidRPr="008810A0" w:rsidRDefault="00F8724A" w:rsidP="00F96882">
            <w:pPr>
              <w:pStyle w:val="SOP-TOCFullFormat"/>
              <w:rPr>
                <w:sz w:val="16"/>
                <w:szCs w:val="16"/>
              </w:rPr>
            </w:pPr>
            <w:r w:rsidRPr="008810A0">
              <w:rPr>
                <w:sz w:val="16"/>
                <w:szCs w:val="16"/>
              </w:rPr>
              <w:t>Update Date</w:t>
            </w:r>
          </w:p>
        </w:tc>
        <w:tc>
          <w:tcPr>
            <w:tcW w:w="5598" w:type="dxa"/>
          </w:tcPr>
          <w:p w14:paraId="5F616875" w14:textId="77777777" w:rsidR="00F8724A" w:rsidRPr="008810A0" w:rsidRDefault="00F8724A" w:rsidP="00F96882">
            <w:pPr>
              <w:pStyle w:val="SOP-TOCFullFormat"/>
              <w:rPr>
                <w:sz w:val="16"/>
                <w:szCs w:val="16"/>
              </w:rPr>
            </w:pPr>
            <w:r w:rsidRPr="008810A0">
              <w:rPr>
                <w:sz w:val="16"/>
                <w:szCs w:val="16"/>
              </w:rPr>
              <w:t>Changes</w:t>
            </w:r>
          </w:p>
        </w:tc>
      </w:tr>
      <w:tr w:rsidR="005B33DC" w14:paraId="2BAC05A2" w14:textId="77777777" w:rsidTr="00F96882">
        <w:trPr>
          <w:trHeight w:val="377"/>
        </w:trPr>
        <w:tc>
          <w:tcPr>
            <w:tcW w:w="2088" w:type="dxa"/>
          </w:tcPr>
          <w:p w14:paraId="1E2548F8" w14:textId="0160E914" w:rsidR="005B33DC" w:rsidRDefault="005B33DC" w:rsidP="00A711FD">
            <w:pPr>
              <w:pStyle w:val="SOP-Text"/>
              <w:jc w:val="center"/>
              <w:rPr>
                <w:sz w:val="16"/>
                <w:szCs w:val="16"/>
              </w:rPr>
            </w:pPr>
            <w:r>
              <w:rPr>
                <w:sz w:val="16"/>
                <w:szCs w:val="16"/>
              </w:rPr>
              <w:t>20150629</w:t>
            </w:r>
          </w:p>
        </w:tc>
        <w:tc>
          <w:tcPr>
            <w:tcW w:w="1890" w:type="dxa"/>
          </w:tcPr>
          <w:p w14:paraId="176D062C" w14:textId="7DDA53D7" w:rsidR="005B33DC" w:rsidRDefault="005B33DC" w:rsidP="00A711FD">
            <w:pPr>
              <w:pStyle w:val="SOP-Text"/>
              <w:rPr>
                <w:sz w:val="16"/>
                <w:szCs w:val="16"/>
              </w:rPr>
            </w:pPr>
            <w:r>
              <w:rPr>
                <w:sz w:val="16"/>
                <w:szCs w:val="16"/>
              </w:rPr>
              <w:t>20150629</w:t>
            </w:r>
          </w:p>
        </w:tc>
        <w:tc>
          <w:tcPr>
            <w:tcW w:w="5598" w:type="dxa"/>
          </w:tcPr>
          <w:p w14:paraId="4C9282AD" w14:textId="3BCF6C6C" w:rsidR="005B33DC" w:rsidRDefault="005B33DC" w:rsidP="002F21E3">
            <w:pPr>
              <w:pStyle w:val="SOP-Text"/>
              <w:rPr>
                <w:sz w:val="16"/>
                <w:szCs w:val="16"/>
              </w:rPr>
            </w:pPr>
            <w:r>
              <w:rPr>
                <w:sz w:val="16"/>
                <w:szCs w:val="16"/>
              </w:rPr>
              <w:t>Revised draft based on comments from  two networks</w:t>
            </w:r>
          </w:p>
        </w:tc>
      </w:tr>
      <w:tr w:rsidR="009E0390" w14:paraId="11848A52" w14:textId="77777777" w:rsidTr="00F96882">
        <w:trPr>
          <w:trHeight w:val="377"/>
        </w:trPr>
        <w:tc>
          <w:tcPr>
            <w:tcW w:w="2088" w:type="dxa"/>
          </w:tcPr>
          <w:p w14:paraId="342F59C0" w14:textId="7449911B" w:rsidR="009E0390" w:rsidRDefault="009E0390" w:rsidP="00A711FD">
            <w:pPr>
              <w:pStyle w:val="SOP-Text"/>
              <w:jc w:val="center"/>
              <w:rPr>
                <w:sz w:val="16"/>
                <w:szCs w:val="16"/>
              </w:rPr>
            </w:pPr>
            <w:r>
              <w:rPr>
                <w:sz w:val="16"/>
                <w:szCs w:val="16"/>
              </w:rPr>
              <w:t>2015060</w:t>
            </w:r>
            <w:r w:rsidR="00A6465C">
              <w:rPr>
                <w:sz w:val="16"/>
                <w:szCs w:val="16"/>
              </w:rPr>
              <w:t>3</w:t>
            </w:r>
          </w:p>
        </w:tc>
        <w:tc>
          <w:tcPr>
            <w:tcW w:w="1890" w:type="dxa"/>
          </w:tcPr>
          <w:p w14:paraId="1792EB13" w14:textId="455D93D5" w:rsidR="009E0390" w:rsidRDefault="009E0390" w:rsidP="00A711FD">
            <w:pPr>
              <w:pStyle w:val="SOP-Text"/>
              <w:rPr>
                <w:sz w:val="16"/>
                <w:szCs w:val="16"/>
              </w:rPr>
            </w:pPr>
            <w:r>
              <w:rPr>
                <w:sz w:val="16"/>
                <w:szCs w:val="16"/>
              </w:rPr>
              <w:t>2015060</w:t>
            </w:r>
            <w:r w:rsidR="00A6465C">
              <w:rPr>
                <w:sz w:val="16"/>
                <w:szCs w:val="16"/>
              </w:rPr>
              <w:t>3</w:t>
            </w:r>
          </w:p>
        </w:tc>
        <w:tc>
          <w:tcPr>
            <w:tcW w:w="5598" w:type="dxa"/>
          </w:tcPr>
          <w:p w14:paraId="7A5106F3" w14:textId="237AEB77" w:rsidR="009E0390" w:rsidRDefault="009E0390" w:rsidP="002F21E3">
            <w:pPr>
              <w:pStyle w:val="SOP-Text"/>
              <w:rPr>
                <w:sz w:val="16"/>
                <w:szCs w:val="16"/>
              </w:rPr>
            </w:pPr>
            <w:r>
              <w:rPr>
                <w:sz w:val="16"/>
                <w:szCs w:val="16"/>
              </w:rPr>
              <w:t>Revised draft; streamlined sections, updated code examples</w:t>
            </w:r>
          </w:p>
        </w:tc>
      </w:tr>
      <w:tr w:rsidR="001C6695" w14:paraId="31959D58" w14:textId="77777777" w:rsidTr="00F96882">
        <w:trPr>
          <w:trHeight w:val="377"/>
        </w:trPr>
        <w:tc>
          <w:tcPr>
            <w:tcW w:w="2088" w:type="dxa"/>
          </w:tcPr>
          <w:p w14:paraId="4D6E536B" w14:textId="53C203F9" w:rsidR="001C6695" w:rsidRDefault="001C6695" w:rsidP="00A711FD">
            <w:pPr>
              <w:pStyle w:val="SOP-Text"/>
              <w:jc w:val="center"/>
              <w:rPr>
                <w:sz w:val="16"/>
                <w:szCs w:val="16"/>
              </w:rPr>
            </w:pPr>
            <w:r>
              <w:rPr>
                <w:sz w:val="16"/>
                <w:szCs w:val="16"/>
              </w:rPr>
              <w:t>20150511</w:t>
            </w:r>
          </w:p>
        </w:tc>
        <w:tc>
          <w:tcPr>
            <w:tcW w:w="1890" w:type="dxa"/>
          </w:tcPr>
          <w:p w14:paraId="1C831866" w14:textId="551F3A7A" w:rsidR="001C6695" w:rsidRDefault="001C6695" w:rsidP="00A711FD">
            <w:pPr>
              <w:pStyle w:val="SOP-Text"/>
              <w:rPr>
                <w:sz w:val="16"/>
                <w:szCs w:val="16"/>
              </w:rPr>
            </w:pPr>
            <w:r>
              <w:rPr>
                <w:sz w:val="16"/>
                <w:szCs w:val="16"/>
              </w:rPr>
              <w:t>20150511</w:t>
            </w:r>
          </w:p>
        </w:tc>
        <w:tc>
          <w:tcPr>
            <w:tcW w:w="5598" w:type="dxa"/>
          </w:tcPr>
          <w:p w14:paraId="6C4BC370" w14:textId="2A133E0D" w:rsidR="001C6695" w:rsidRDefault="001C6695" w:rsidP="002F21E3">
            <w:pPr>
              <w:pStyle w:val="SOP-Text"/>
              <w:rPr>
                <w:sz w:val="16"/>
                <w:szCs w:val="16"/>
              </w:rPr>
            </w:pPr>
            <w:r>
              <w:rPr>
                <w:sz w:val="16"/>
                <w:szCs w:val="16"/>
              </w:rPr>
              <w:t>First draft for review/test</w:t>
            </w:r>
          </w:p>
        </w:tc>
      </w:tr>
      <w:tr w:rsidR="00F8724A" w14:paraId="5F85855D" w14:textId="77777777" w:rsidTr="00F96882">
        <w:trPr>
          <w:trHeight w:val="377"/>
        </w:trPr>
        <w:tc>
          <w:tcPr>
            <w:tcW w:w="2088" w:type="dxa"/>
          </w:tcPr>
          <w:p w14:paraId="5C9367E8" w14:textId="368A855C" w:rsidR="00F8724A" w:rsidRPr="008810A0" w:rsidRDefault="00930425" w:rsidP="00A711FD">
            <w:pPr>
              <w:pStyle w:val="SOP-Text"/>
              <w:jc w:val="center"/>
              <w:rPr>
                <w:sz w:val="16"/>
                <w:szCs w:val="16"/>
              </w:rPr>
            </w:pPr>
            <w:r>
              <w:rPr>
                <w:sz w:val="16"/>
                <w:szCs w:val="16"/>
              </w:rPr>
              <w:t>20150424</w:t>
            </w:r>
          </w:p>
        </w:tc>
        <w:tc>
          <w:tcPr>
            <w:tcW w:w="1890" w:type="dxa"/>
          </w:tcPr>
          <w:p w14:paraId="1E061D94" w14:textId="399903A2" w:rsidR="00F8724A" w:rsidRPr="008810A0" w:rsidRDefault="00930425" w:rsidP="00A711FD">
            <w:pPr>
              <w:pStyle w:val="SOP-Text"/>
              <w:rPr>
                <w:sz w:val="16"/>
                <w:szCs w:val="16"/>
              </w:rPr>
            </w:pPr>
            <w:r>
              <w:rPr>
                <w:sz w:val="16"/>
                <w:szCs w:val="16"/>
              </w:rPr>
              <w:t>20150424</w:t>
            </w:r>
          </w:p>
        </w:tc>
        <w:tc>
          <w:tcPr>
            <w:tcW w:w="5598" w:type="dxa"/>
          </w:tcPr>
          <w:p w14:paraId="6BA978A0" w14:textId="67BE52F8" w:rsidR="00F8724A" w:rsidRPr="008810A0" w:rsidRDefault="00930425" w:rsidP="002F21E3">
            <w:pPr>
              <w:pStyle w:val="SOP-Text"/>
              <w:rPr>
                <w:sz w:val="16"/>
                <w:szCs w:val="16"/>
              </w:rPr>
            </w:pPr>
            <w:r>
              <w:rPr>
                <w:sz w:val="16"/>
                <w:szCs w:val="16"/>
              </w:rPr>
              <w:t>Initial draft</w:t>
            </w:r>
          </w:p>
        </w:tc>
      </w:tr>
    </w:tbl>
    <w:p w14:paraId="3AC6A18B" w14:textId="77777777" w:rsidR="00BB1C30" w:rsidRDefault="00BB1C30" w:rsidP="00BB1C30">
      <w:pPr>
        <w:rPr>
          <w:ins w:id="6" w:author="Lisa Nelson" w:date="2015-04-20T10:14:00Z"/>
        </w:rPr>
      </w:pPr>
    </w:p>
    <w:p w14:paraId="307FEC5B" w14:textId="77777777" w:rsidR="00BB1C30" w:rsidRDefault="00BB1C30">
      <w:pPr>
        <w:rPr>
          <w:ins w:id="7" w:author="Lisa Nelson" w:date="2015-04-20T10:14:00Z"/>
        </w:rPr>
      </w:pPr>
      <w:ins w:id="8" w:author="Lisa Nelson" w:date="2015-04-20T10:14:00Z">
        <w:r>
          <w:br w:type="page"/>
        </w:r>
      </w:ins>
    </w:p>
    <w:p w14:paraId="3BCDDC0D" w14:textId="5E0CEA28" w:rsidR="00E51C88" w:rsidRDefault="008E4801" w:rsidP="004B7CD9">
      <w:pPr>
        <w:pStyle w:val="SOP-L2"/>
      </w:pPr>
      <w:bookmarkStart w:id="9" w:name="_Toc423343074"/>
      <w:r w:rsidRPr="000D7528">
        <w:lastRenderedPageBreak/>
        <w:t>Overview</w:t>
      </w:r>
      <w:bookmarkEnd w:id="5"/>
      <w:bookmarkEnd w:id="9"/>
    </w:p>
    <w:p w14:paraId="1AFBD290" w14:textId="7D679CB8" w:rsidR="00BA2ED7" w:rsidRPr="00844E96" w:rsidRDefault="00BA2ED7" w:rsidP="00920DC6">
      <w:pPr>
        <w:pStyle w:val="SOP-Text"/>
        <w:rPr>
          <w:szCs w:val="20"/>
        </w:rPr>
      </w:pPr>
      <w:r w:rsidRPr="00844E96">
        <w:rPr>
          <w:szCs w:val="20"/>
        </w:rPr>
        <w:t xml:space="preserve">The </w:t>
      </w:r>
      <w:r w:rsidR="00722684" w:rsidRPr="00844E96">
        <w:rPr>
          <w:szCs w:val="20"/>
        </w:rPr>
        <w:t>I&amp;M</w:t>
      </w:r>
      <w:r w:rsidR="00BD68F5" w:rsidRPr="00844E96">
        <w:rPr>
          <w:szCs w:val="20"/>
        </w:rPr>
        <w:t xml:space="preserve"> </w:t>
      </w:r>
      <w:r w:rsidRPr="00844E96">
        <w:rPr>
          <w:szCs w:val="20"/>
        </w:rPr>
        <w:t xml:space="preserve">Data Visualizer was designed to </w:t>
      </w:r>
      <w:r w:rsidR="00D7027D" w:rsidRPr="00844E96">
        <w:rPr>
          <w:szCs w:val="20"/>
        </w:rPr>
        <w:t xml:space="preserve">provide an online, </w:t>
      </w:r>
      <w:r w:rsidR="00BD68F5" w:rsidRPr="00844E96">
        <w:rPr>
          <w:szCs w:val="20"/>
        </w:rPr>
        <w:t xml:space="preserve">public-facing, </w:t>
      </w:r>
      <w:r w:rsidR="00D7027D" w:rsidRPr="00844E96">
        <w:rPr>
          <w:szCs w:val="20"/>
        </w:rPr>
        <w:t>graphical user</w:t>
      </w:r>
      <w:r w:rsidR="00BD68F5" w:rsidRPr="00844E96">
        <w:rPr>
          <w:szCs w:val="20"/>
        </w:rPr>
        <w:t>-</w:t>
      </w:r>
      <w:r w:rsidR="00D7027D" w:rsidRPr="00844E96">
        <w:rPr>
          <w:szCs w:val="20"/>
        </w:rPr>
        <w:t xml:space="preserve">interface for natural resource data collected and managed by the </w:t>
      </w:r>
      <w:r w:rsidR="00BD68F5" w:rsidRPr="00844E96">
        <w:rPr>
          <w:szCs w:val="20"/>
        </w:rPr>
        <w:t xml:space="preserve">National Park Service (NPS) </w:t>
      </w:r>
      <w:r w:rsidR="00D7027D" w:rsidRPr="00844E96">
        <w:rPr>
          <w:szCs w:val="20"/>
        </w:rPr>
        <w:t xml:space="preserve">Inventory and </w:t>
      </w:r>
      <w:r w:rsidR="00BD68F5" w:rsidRPr="00844E96">
        <w:rPr>
          <w:szCs w:val="20"/>
        </w:rPr>
        <w:t>Monitoring Program</w:t>
      </w:r>
      <w:r w:rsidR="00722684" w:rsidRPr="00844E96">
        <w:rPr>
          <w:szCs w:val="20"/>
        </w:rPr>
        <w:t xml:space="preserve"> (I&amp;M)</w:t>
      </w:r>
      <w:r w:rsidR="00C37020" w:rsidRPr="00844E96">
        <w:rPr>
          <w:szCs w:val="20"/>
        </w:rPr>
        <w:t xml:space="preserve">. </w:t>
      </w:r>
      <w:r w:rsidR="00BD68F5" w:rsidRPr="00844E96">
        <w:rPr>
          <w:szCs w:val="20"/>
        </w:rPr>
        <w:t xml:space="preserve">The Visualizer’s </w:t>
      </w:r>
      <w:r w:rsidR="001F7BEC" w:rsidRPr="00844E96">
        <w:rPr>
          <w:szCs w:val="20"/>
        </w:rPr>
        <w:t xml:space="preserve">functionality is dependent on </w:t>
      </w:r>
      <w:r w:rsidR="008E4801" w:rsidRPr="00844E96">
        <w:rPr>
          <w:szCs w:val="20"/>
        </w:rPr>
        <w:t xml:space="preserve">the interplay of </w:t>
      </w:r>
      <w:r w:rsidR="001F7BEC" w:rsidRPr="00844E96">
        <w:rPr>
          <w:szCs w:val="20"/>
        </w:rPr>
        <w:t xml:space="preserve">three major components:  </w:t>
      </w:r>
      <w:r w:rsidR="009215C1" w:rsidRPr="00844E96">
        <w:rPr>
          <w:szCs w:val="20"/>
        </w:rPr>
        <w:t xml:space="preserve">source </w:t>
      </w:r>
      <w:r w:rsidR="001F7BEC" w:rsidRPr="00844E96">
        <w:rPr>
          <w:szCs w:val="20"/>
        </w:rPr>
        <w:t>data</w:t>
      </w:r>
      <w:r w:rsidR="00BD68F5" w:rsidRPr="00844E96">
        <w:rPr>
          <w:szCs w:val="20"/>
        </w:rPr>
        <w:t>, the analysis code, and the user</w:t>
      </w:r>
      <w:r w:rsidR="006B79D7">
        <w:rPr>
          <w:szCs w:val="20"/>
        </w:rPr>
        <w:t xml:space="preserve"> </w:t>
      </w:r>
      <w:r w:rsidR="00BD68F5" w:rsidRPr="00844E96">
        <w:rPr>
          <w:szCs w:val="20"/>
        </w:rPr>
        <w:t xml:space="preserve">interface.  </w:t>
      </w:r>
    </w:p>
    <w:p w14:paraId="48506401" w14:textId="77777777" w:rsidR="00BD68F5" w:rsidRPr="00844E96" w:rsidRDefault="00BD68F5" w:rsidP="00920DC6">
      <w:pPr>
        <w:pStyle w:val="SOP-Text"/>
        <w:rPr>
          <w:szCs w:val="20"/>
        </w:rPr>
      </w:pPr>
    </w:p>
    <w:p w14:paraId="1BCE28E6" w14:textId="7754A8CB" w:rsidR="00BD68F5" w:rsidRPr="00844E96" w:rsidRDefault="009215C1" w:rsidP="00920DC6">
      <w:pPr>
        <w:pStyle w:val="SOP-Text"/>
        <w:numPr>
          <w:ilvl w:val="0"/>
          <w:numId w:val="39"/>
        </w:numPr>
        <w:rPr>
          <w:szCs w:val="20"/>
        </w:rPr>
      </w:pPr>
      <w:r w:rsidRPr="00844E96">
        <w:rPr>
          <w:szCs w:val="20"/>
          <w:u w:val="single"/>
        </w:rPr>
        <w:t xml:space="preserve">Source </w:t>
      </w:r>
      <w:r w:rsidR="00BD68F5" w:rsidRPr="00844E96">
        <w:rPr>
          <w:szCs w:val="20"/>
          <w:u w:val="single"/>
        </w:rPr>
        <w:t>data</w:t>
      </w:r>
      <w:r w:rsidR="00BD68F5" w:rsidRPr="00844E96">
        <w:rPr>
          <w:szCs w:val="20"/>
        </w:rPr>
        <w:t xml:space="preserve">:  </w:t>
      </w:r>
      <w:r w:rsidR="004D14B4" w:rsidRPr="00844E96">
        <w:rPr>
          <w:szCs w:val="20"/>
        </w:rPr>
        <w:t xml:space="preserve">Data used in the Data Visualizer are </w:t>
      </w:r>
      <w:r w:rsidR="00073B4F" w:rsidRPr="00844E96">
        <w:rPr>
          <w:szCs w:val="20"/>
        </w:rPr>
        <w:t>s</w:t>
      </w:r>
      <w:r w:rsidR="004D14B4" w:rsidRPr="00844E96">
        <w:rPr>
          <w:szCs w:val="20"/>
        </w:rPr>
        <w:t>ubmitted using a standardized database format (common view)</w:t>
      </w:r>
      <w:r w:rsidR="00073B4F" w:rsidRPr="00844E96">
        <w:rPr>
          <w:szCs w:val="20"/>
        </w:rPr>
        <w:t xml:space="preserve"> and </w:t>
      </w:r>
      <w:r w:rsidR="00C37020" w:rsidRPr="00844E96">
        <w:rPr>
          <w:szCs w:val="20"/>
        </w:rPr>
        <w:t xml:space="preserve">then automatically </w:t>
      </w:r>
      <w:r w:rsidR="00073B4F" w:rsidRPr="00844E96">
        <w:rPr>
          <w:szCs w:val="20"/>
        </w:rPr>
        <w:t xml:space="preserve">converted to a </w:t>
      </w:r>
      <w:r w:rsidR="00073B4F" w:rsidRPr="005A6DE5">
        <w:rPr>
          <w:szCs w:val="20"/>
          <w:u w:val="single"/>
        </w:rPr>
        <w:t>data service</w:t>
      </w:r>
      <w:r w:rsidR="00073B4F" w:rsidRPr="00844E96">
        <w:rPr>
          <w:szCs w:val="20"/>
        </w:rPr>
        <w:t xml:space="preserve">. </w:t>
      </w:r>
      <w:r w:rsidR="00222897" w:rsidRPr="00844E96">
        <w:rPr>
          <w:szCs w:val="20"/>
        </w:rPr>
        <w:t>Quali</w:t>
      </w:r>
      <w:r w:rsidR="001C7F32" w:rsidRPr="00844E96">
        <w:rPr>
          <w:szCs w:val="20"/>
        </w:rPr>
        <w:t>t</w:t>
      </w:r>
      <w:r w:rsidR="00222897" w:rsidRPr="00844E96">
        <w:rPr>
          <w:szCs w:val="20"/>
        </w:rPr>
        <w:t xml:space="preserve">y control, </w:t>
      </w:r>
      <w:r w:rsidR="00722684" w:rsidRPr="00844E96">
        <w:rPr>
          <w:szCs w:val="20"/>
        </w:rPr>
        <w:t xml:space="preserve">quality </w:t>
      </w:r>
      <w:r w:rsidR="00222897" w:rsidRPr="00844E96">
        <w:rPr>
          <w:szCs w:val="20"/>
        </w:rPr>
        <w:t xml:space="preserve">assurance, and certification </w:t>
      </w:r>
      <w:r w:rsidR="004D14B4" w:rsidRPr="00844E96">
        <w:rPr>
          <w:szCs w:val="20"/>
        </w:rPr>
        <w:t>are</w:t>
      </w:r>
      <w:r w:rsidR="00222897" w:rsidRPr="00844E96">
        <w:rPr>
          <w:szCs w:val="20"/>
        </w:rPr>
        <w:t xml:space="preserve"> the responsibility of the Network submitting the data.  </w:t>
      </w:r>
    </w:p>
    <w:p w14:paraId="05DE7EA6" w14:textId="586B325D" w:rsidR="00073B4F" w:rsidRPr="00844E96" w:rsidRDefault="00222897" w:rsidP="00920DC6">
      <w:pPr>
        <w:pStyle w:val="SOP-Text"/>
        <w:numPr>
          <w:ilvl w:val="0"/>
          <w:numId w:val="39"/>
        </w:numPr>
        <w:rPr>
          <w:szCs w:val="20"/>
        </w:rPr>
      </w:pPr>
      <w:r w:rsidRPr="00844E96">
        <w:rPr>
          <w:szCs w:val="20"/>
          <w:u w:val="single"/>
        </w:rPr>
        <w:t>Analysis code</w:t>
      </w:r>
      <w:r w:rsidR="006B79D7">
        <w:rPr>
          <w:szCs w:val="20"/>
          <w:u w:val="single"/>
        </w:rPr>
        <w:t xml:space="preserve"> (visualizer package)</w:t>
      </w:r>
      <w:r w:rsidRPr="00844E96">
        <w:rPr>
          <w:szCs w:val="20"/>
        </w:rPr>
        <w:t xml:space="preserve">:  The code used to </w:t>
      </w:r>
      <w:r w:rsidR="001C7F32" w:rsidRPr="00844E96">
        <w:rPr>
          <w:szCs w:val="20"/>
        </w:rPr>
        <w:t xml:space="preserve">plot and/or </w:t>
      </w:r>
      <w:r w:rsidRPr="00844E96">
        <w:rPr>
          <w:szCs w:val="20"/>
        </w:rPr>
        <w:t>conduct statistical interpretation</w:t>
      </w:r>
      <w:r w:rsidR="001C7F32" w:rsidRPr="00844E96">
        <w:rPr>
          <w:szCs w:val="20"/>
        </w:rPr>
        <w:t xml:space="preserve"> of the data </w:t>
      </w:r>
      <w:r w:rsidR="00073B4F" w:rsidRPr="00844E96">
        <w:rPr>
          <w:szCs w:val="20"/>
        </w:rPr>
        <w:t>is authored by the Networks</w:t>
      </w:r>
      <w:r w:rsidR="00C37020" w:rsidRPr="00844E96">
        <w:rPr>
          <w:szCs w:val="20"/>
        </w:rPr>
        <w:t xml:space="preserve">.  </w:t>
      </w:r>
      <w:r w:rsidR="00073B4F" w:rsidRPr="00844E96">
        <w:rPr>
          <w:szCs w:val="20"/>
        </w:rPr>
        <w:t>“R”</w:t>
      </w:r>
      <w:r w:rsidR="00C37020" w:rsidRPr="00844E96">
        <w:rPr>
          <w:szCs w:val="20"/>
        </w:rPr>
        <w:t xml:space="preserve"> is the programming </w:t>
      </w:r>
      <w:r w:rsidR="001B64CA" w:rsidRPr="00844E96">
        <w:rPr>
          <w:szCs w:val="20"/>
        </w:rPr>
        <w:t>language of choice.</w:t>
      </w:r>
      <w:r w:rsidR="006B5C45" w:rsidRPr="00844E96">
        <w:rPr>
          <w:szCs w:val="20"/>
        </w:rPr>
        <w:t xml:space="preserve"> These analysis plot scripts are documented then shared as </w:t>
      </w:r>
      <w:r w:rsidR="006B5C45" w:rsidRPr="005A6DE5">
        <w:rPr>
          <w:szCs w:val="20"/>
          <w:u w:val="single"/>
        </w:rPr>
        <w:t>analysis buttons</w:t>
      </w:r>
      <w:r w:rsidR="006B5C45" w:rsidRPr="00844E96">
        <w:rPr>
          <w:szCs w:val="20"/>
        </w:rPr>
        <w:t xml:space="preserve"> in the NPS I&amp;M Data Visualizer.</w:t>
      </w:r>
    </w:p>
    <w:p w14:paraId="17D4D90F" w14:textId="47C5F93A" w:rsidR="00222897" w:rsidRPr="00844E96" w:rsidRDefault="00073B4F" w:rsidP="00920DC6">
      <w:pPr>
        <w:pStyle w:val="SOP-Text"/>
        <w:numPr>
          <w:ilvl w:val="0"/>
          <w:numId w:val="39"/>
        </w:numPr>
        <w:rPr>
          <w:szCs w:val="20"/>
        </w:rPr>
      </w:pPr>
      <w:r w:rsidRPr="00844E96">
        <w:rPr>
          <w:szCs w:val="20"/>
          <w:u w:val="single"/>
        </w:rPr>
        <w:t>User</w:t>
      </w:r>
      <w:r w:rsidR="00B20F71" w:rsidRPr="00844E96">
        <w:rPr>
          <w:szCs w:val="20"/>
          <w:u w:val="single"/>
        </w:rPr>
        <w:t xml:space="preserve"> </w:t>
      </w:r>
      <w:r w:rsidRPr="00844E96">
        <w:rPr>
          <w:szCs w:val="20"/>
          <w:u w:val="single"/>
        </w:rPr>
        <w:t>interface</w:t>
      </w:r>
      <w:r w:rsidRPr="00844E96">
        <w:rPr>
          <w:szCs w:val="20"/>
        </w:rPr>
        <w:t xml:space="preserve">:  </w:t>
      </w:r>
      <w:r w:rsidR="00C37020" w:rsidRPr="00844E96">
        <w:rPr>
          <w:szCs w:val="20"/>
        </w:rPr>
        <w:t xml:space="preserve">A hybrid of HTML and </w:t>
      </w:r>
      <w:proofErr w:type="spellStart"/>
      <w:r w:rsidR="00B20F71" w:rsidRPr="00844E96">
        <w:rPr>
          <w:szCs w:val="20"/>
        </w:rPr>
        <w:t>Javascript</w:t>
      </w:r>
      <w:proofErr w:type="spellEnd"/>
      <w:r w:rsidR="00C37020" w:rsidRPr="00844E96">
        <w:rPr>
          <w:szCs w:val="20"/>
        </w:rPr>
        <w:t xml:space="preserve">, </w:t>
      </w:r>
      <w:r w:rsidR="001B64CA" w:rsidRPr="00844E96">
        <w:rPr>
          <w:szCs w:val="20"/>
        </w:rPr>
        <w:t xml:space="preserve">this online interface is the platform upon which data and their analyses are presented to the user.  </w:t>
      </w:r>
      <w:r w:rsidR="00C37020" w:rsidRPr="00844E96">
        <w:rPr>
          <w:szCs w:val="20"/>
        </w:rPr>
        <w:t>The user</w:t>
      </w:r>
      <w:r w:rsidR="00B20F71" w:rsidRPr="00844E96">
        <w:rPr>
          <w:szCs w:val="20"/>
        </w:rPr>
        <w:t xml:space="preserve"> </w:t>
      </w:r>
      <w:r w:rsidR="00722684" w:rsidRPr="00844E96">
        <w:rPr>
          <w:szCs w:val="20"/>
        </w:rPr>
        <w:t>interface recognizes and adjusts output for users both internal and external to the DOI network.</w:t>
      </w:r>
    </w:p>
    <w:p w14:paraId="28C111CC" w14:textId="77777777" w:rsidR="00EF2830" w:rsidRPr="00844E96" w:rsidRDefault="00EF2830" w:rsidP="00920DC6">
      <w:pPr>
        <w:pStyle w:val="SOP-Text"/>
        <w:rPr>
          <w:szCs w:val="20"/>
        </w:rPr>
      </w:pPr>
    </w:p>
    <w:p w14:paraId="11D48F5C" w14:textId="4614E326" w:rsidR="00EF2830" w:rsidRPr="00844E96" w:rsidRDefault="005A3D9C" w:rsidP="00920DC6">
      <w:pPr>
        <w:pStyle w:val="SOP-Text"/>
        <w:rPr>
          <w:szCs w:val="20"/>
        </w:rPr>
      </w:pPr>
      <w:r w:rsidRPr="00844E96">
        <w:rPr>
          <w:szCs w:val="20"/>
        </w:rPr>
        <w:t xml:space="preserve">This Standard Operating Procedure </w:t>
      </w:r>
      <w:r w:rsidR="007A26EC" w:rsidRPr="00844E96">
        <w:rPr>
          <w:szCs w:val="20"/>
        </w:rPr>
        <w:t xml:space="preserve">provides </w:t>
      </w:r>
      <w:r w:rsidRPr="00844E96">
        <w:rPr>
          <w:szCs w:val="20"/>
        </w:rPr>
        <w:t xml:space="preserve">detailed instructions for the process steps highlighted in blue in Figure 1.  </w:t>
      </w:r>
      <w:r w:rsidR="00EF2830" w:rsidRPr="00844E96">
        <w:rPr>
          <w:szCs w:val="20"/>
        </w:rPr>
        <w:t xml:space="preserve">More information, instructions, and code samples </w:t>
      </w:r>
      <w:r w:rsidR="00B20F71" w:rsidRPr="00844E96">
        <w:rPr>
          <w:szCs w:val="20"/>
        </w:rPr>
        <w:t xml:space="preserve">for </w:t>
      </w:r>
      <w:proofErr w:type="gramStart"/>
      <w:r w:rsidR="00EF2830" w:rsidRPr="00844E96">
        <w:rPr>
          <w:szCs w:val="20"/>
        </w:rPr>
        <w:t>the I</w:t>
      </w:r>
      <w:proofErr w:type="gramEnd"/>
      <w:r w:rsidR="00EF2830" w:rsidRPr="00844E96">
        <w:rPr>
          <w:szCs w:val="20"/>
        </w:rPr>
        <w:t xml:space="preserve">&amp;M Data Visualization Project </w:t>
      </w:r>
      <w:r w:rsidR="00B20F71" w:rsidRPr="00844E96">
        <w:rPr>
          <w:szCs w:val="20"/>
        </w:rPr>
        <w:t xml:space="preserve">can be found </w:t>
      </w:r>
      <w:r w:rsidR="00EF2830" w:rsidRPr="00844E96">
        <w:rPr>
          <w:szCs w:val="20"/>
        </w:rPr>
        <w:t>here</w:t>
      </w:r>
      <w:r w:rsidR="00C459DE">
        <w:rPr>
          <w:szCs w:val="20"/>
        </w:rPr>
        <w:t xml:space="preserve">: </w:t>
      </w:r>
      <w:hyperlink r:id="rId17" w:history="1">
        <w:r w:rsidR="00C459DE" w:rsidRPr="00415726">
          <w:rPr>
            <w:rStyle w:val="Hyperlink"/>
            <w:szCs w:val="20"/>
          </w:rPr>
          <w:t>http://imtest/im/reports/plots/Documentation/</w:t>
        </w:r>
      </w:hyperlink>
      <w:r w:rsidR="00C459DE">
        <w:rPr>
          <w:szCs w:val="20"/>
        </w:rPr>
        <w:t xml:space="preserve"> </w:t>
      </w:r>
    </w:p>
    <w:p w14:paraId="10593993" w14:textId="77777777" w:rsidR="00073B4F" w:rsidRPr="00844E96" w:rsidRDefault="00073B4F" w:rsidP="004736EC">
      <w:pPr>
        <w:pStyle w:val="SOP-Text"/>
        <w:rPr>
          <w:ins w:id="10" w:author="Kozlowski, Adam" w:date="2015-03-30T11:20:00Z"/>
          <w:szCs w:val="20"/>
        </w:rPr>
      </w:pPr>
    </w:p>
    <w:p w14:paraId="204C14B9" w14:textId="77777777" w:rsidR="00E06A15" w:rsidRDefault="00E06A15" w:rsidP="00940A79">
      <w:pPr>
        <w:pStyle w:val="SOP-Text"/>
      </w:pPr>
      <w:bookmarkStart w:id="11" w:name="_Toc235333868"/>
    </w:p>
    <w:p w14:paraId="26923566" w14:textId="58E69629" w:rsidR="00E06A15" w:rsidRDefault="00E06A15" w:rsidP="00940A79">
      <w:pPr>
        <w:pStyle w:val="SOP-Text"/>
      </w:pPr>
      <w:r>
        <w:rPr>
          <w:noProof/>
        </w:rPr>
        <w:drawing>
          <wp:inline distT="0" distB="0" distL="0" distR="0" wp14:anchorId="211B7E9C" wp14:editId="56550D09">
            <wp:extent cx="5906843" cy="281453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6843" cy="2814532"/>
                    </a:xfrm>
                    <a:prstGeom prst="rect">
                      <a:avLst/>
                    </a:prstGeom>
                  </pic:spPr>
                </pic:pic>
              </a:graphicData>
            </a:graphic>
          </wp:inline>
        </w:drawing>
      </w:r>
    </w:p>
    <w:p w14:paraId="52174B2B" w14:textId="77777777" w:rsidR="00E06A15" w:rsidRDefault="00E06A15" w:rsidP="00940A79">
      <w:pPr>
        <w:pStyle w:val="SOP-Text"/>
      </w:pPr>
    </w:p>
    <w:p w14:paraId="492D07B6" w14:textId="6FCDF614" w:rsidR="00E06A15" w:rsidRDefault="00E06A15" w:rsidP="008E4801">
      <w:pPr>
        <w:pStyle w:val="SOP-Text"/>
        <w:ind w:left="540" w:hanging="540"/>
      </w:pPr>
      <w:r w:rsidRPr="008E4801">
        <w:rPr>
          <w:b/>
        </w:rPr>
        <w:t>Figure 1:</w:t>
      </w:r>
      <w:r>
        <w:t xml:space="preserve"> I&amp;M Data Visualizer work flow - </w:t>
      </w:r>
      <w:r w:rsidR="00722684">
        <w:t xml:space="preserve">from source data steps (green) to analysis code steps (blue) to </w:t>
      </w:r>
      <w:r w:rsidR="006B79D7">
        <w:t xml:space="preserve">presentation in the user </w:t>
      </w:r>
      <w:r w:rsidR="008E4801">
        <w:t>interface (violet).</w:t>
      </w:r>
    </w:p>
    <w:p w14:paraId="43A90BA6" w14:textId="77777777" w:rsidR="005A6DE5" w:rsidRDefault="005A6DE5" w:rsidP="008E4801">
      <w:pPr>
        <w:pStyle w:val="SOP-Text"/>
        <w:ind w:left="540" w:hanging="540"/>
      </w:pPr>
    </w:p>
    <w:p w14:paraId="474D05E9" w14:textId="6AAD1A13" w:rsidR="005A6DE5" w:rsidRPr="005A6DE5" w:rsidRDefault="005A6DE5" w:rsidP="005A6DE5">
      <w:pPr>
        <w:pStyle w:val="SOP-Text"/>
      </w:pPr>
      <w:r w:rsidRPr="005A6DE5">
        <w:t xml:space="preserve">Clicking an analysis button opens the Analysis Summary popup </w:t>
      </w:r>
      <w:r>
        <w:t xml:space="preserve">(Figure 2) </w:t>
      </w:r>
      <w:r w:rsidRPr="005A6DE5">
        <w:t xml:space="preserve">that contains </w:t>
      </w:r>
      <w:r w:rsidR="006B79D7">
        <w:t xml:space="preserve">tabs for </w:t>
      </w:r>
      <w:r w:rsidRPr="005A6DE5">
        <w:t xml:space="preserve">the analysis graphic, the raw </w:t>
      </w:r>
      <w:r>
        <w:t xml:space="preserve">data used in the graphic, detailed reference and citation information, the R code used to create the graphic, and HTML code to embed the popup in a separate web page. </w:t>
      </w:r>
      <w:r w:rsidR="006B79D7">
        <w:t xml:space="preserve">  The Visualizer consumes Network-provided R scripts to make the graphic, </w:t>
      </w:r>
      <w:r w:rsidR="00727E58">
        <w:t xml:space="preserve">and </w:t>
      </w:r>
      <w:r w:rsidR="006B79D7">
        <w:t xml:space="preserve">then adds the additional tab contents by consuming the data services and Network-provided descriptions.   Analysis summary popups are created from Visualizer Packages.   </w:t>
      </w:r>
      <w:r w:rsidR="00727E58">
        <w:t>Note these are not R packages (hence the use of the term visualizer package.</w:t>
      </w:r>
    </w:p>
    <w:p w14:paraId="321A3E2B" w14:textId="33CFD5E2" w:rsidR="005A6DE5" w:rsidRDefault="005A6DE5" w:rsidP="005A6DE5">
      <w:pPr>
        <w:pStyle w:val="SOP-Text"/>
        <w:ind w:left="540" w:hanging="540"/>
        <w:rPr>
          <w:ins w:id="12" w:author="Lisa Nelson" w:date="2015-04-01T15:46:00Z"/>
        </w:rPr>
      </w:pPr>
      <w:r>
        <w:rPr>
          <w:noProof/>
        </w:rPr>
        <w:lastRenderedPageBreak/>
        <w:drawing>
          <wp:inline distT="0" distB="0" distL="0" distR="0" wp14:anchorId="036D60E3" wp14:editId="1BFDFC41">
            <wp:extent cx="5943600" cy="41878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187825"/>
                    </a:xfrm>
                    <a:prstGeom prst="rect">
                      <a:avLst/>
                    </a:prstGeom>
                  </pic:spPr>
                </pic:pic>
              </a:graphicData>
            </a:graphic>
          </wp:inline>
        </w:drawing>
      </w:r>
    </w:p>
    <w:p w14:paraId="73E4D997" w14:textId="0B166CE2" w:rsidR="004736EC" w:rsidRDefault="005A6DE5" w:rsidP="008E4801">
      <w:pPr>
        <w:pStyle w:val="SOP-Text"/>
        <w:ind w:left="540" w:hanging="540"/>
        <w:rPr>
          <w:ins w:id="13" w:author="Lisa Nelson" w:date="2015-04-01T15:46:00Z"/>
        </w:rPr>
      </w:pPr>
      <w:r>
        <w:rPr>
          <w:b/>
        </w:rPr>
        <w:t>Figure 2</w:t>
      </w:r>
      <w:r w:rsidRPr="008E4801">
        <w:rPr>
          <w:b/>
        </w:rPr>
        <w:t>:</w:t>
      </w:r>
      <w:r>
        <w:t xml:space="preserve"> Analysis summary popup example </w:t>
      </w:r>
    </w:p>
    <w:p w14:paraId="1693FF9F" w14:textId="77777777" w:rsidR="004736EC" w:rsidRPr="0020096A" w:rsidRDefault="004736EC" w:rsidP="004736EC">
      <w:pPr>
        <w:pStyle w:val="SOP-L2"/>
      </w:pPr>
      <w:bookmarkStart w:id="14" w:name="_Toc423343075"/>
      <w:r w:rsidRPr="0020096A">
        <w:t xml:space="preserve">Software </w:t>
      </w:r>
      <w:r>
        <w:t>Requirements</w:t>
      </w:r>
      <w:bookmarkEnd w:id="14"/>
    </w:p>
    <w:p w14:paraId="2D7C59F6" w14:textId="271FB240" w:rsidR="004736EC" w:rsidRDefault="004736EC" w:rsidP="004736EC">
      <w:pPr>
        <w:pStyle w:val="SOP-Text"/>
        <w:rPr>
          <w:ins w:id="15" w:author="Lisa Nelson" w:date="2015-04-01T15:52:00Z"/>
        </w:rPr>
      </w:pPr>
      <w:r w:rsidRPr="004736EC">
        <w:t>The Data Visualizer relies on R (</w:t>
      </w:r>
      <w:r>
        <w:fldChar w:fldCharType="begin"/>
      </w:r>
      <w:r>
        <w:instrText xml:space="preserve"> HYPERLINK "</w:instrText>
      </w:r>
      <w:r w:rsidRPr="004736EC">
        <w:instrText>http://www.r-project.org/</w:instrText>
      </w:r>
      <w:r>
        <w:instrText xml:space="preserve">" </w:instrText>
      </w:r>
      <w:r>
        <w:fldChar w:fldCharType="separate"/>
      </w:r>
      <w:r w:rsidRPr="004736EC">
        <w:rPr>
          <w:rStyle w:val="Hyperlink"/>
        </w:rPr>
        <w:t>http://www.r-project.org/</w:t>
      </w:r>
      <w:ins w:id="16" w:author="Lisa Nelson" w:date="2015-04-01T15:48:00Z">
        <w:r>
          <w:fldChar w:fldCharType="end"/>
        </w:r>
      </w:ins>
      <w:r>
        <w:t>)</w:t>
      </w:r>
      <w:r w:rsidRPr="004736EC">
        <w:t xml:space="preserve"> scripts to produce </w:t>
      </w:r>
      <w:r w:rsidR="00133424">
        <w:t xml:space="preserve">its </w:t>
      </w:r>
      <w:r w:rsidRPr="004736EC">
        <w:t xml:space="preserve">analysis </w:t>
      </w:r>
      <w:r>
        <w:t>graphics</w:t>
      </w:r>
      <w:del w:id="17" w:author="Lisa Nelson" w:date="2015-04-01T15:47:00Z">
        <w:r w:rsidRPr="004736EC" w:rsidDel="004736EC">
          <w:delText xml:space="preserve"> </w:delText>
        </w:r>
      </w:del>
      <w:r w:rsidRPr="004736EC">
        <w:t xml:space="preserve">.  Networks are free to use their </w:t>
      </w:r>
      <w:r w:rsidR="00C92AA6">
        <w:t xml:space="preserve">R </w:t>
      </w:r>
      <w:r w:rsidR="00133424">
        <w:t>integrated development environment (IDE)</w:t>
      </w:r>
      <w:r w:rsidRPr="004736EC">
        <w:t xml:space="preserve"> of choice </w:t>
      </w:r>
      <w:r w:rsidR="00133424" w:rsidRPr="004736EC">
        <w:t xml:space="preserve">(examples: </w:t>
      </w:r>
      <w:hyperlink r:id="rId20" w:history="1">
        <w:r w:rsidR="00133424" w:rsidRPr="007C5C1B">
          <w:rPr>
            <w:rStyle w:val="Hyperlink"/>
          </w:rPr>
          <w:t>R Studio</w:t>
        </w:r>
      </w:hyperlink>
      <w:r w:rsidR="00133424" w:rsidRPr="004736EC">
        <w:t xml:space="preserve">, </w:t>
      </w:r>
      <w:hyperlink r:id="rId21" w:history="1">
        <w:proofErr w:type="spellStart"/>
        <w:r w:rsidR="00133424" w:rsidRPr="004736EC">
          <w:rPr>
            <w:rStyle w:val="Hyperlink"/>
          </w:rPr>
          <w:t>Tinn</w:t>
        </w:r>
        <w:proofErr w:type="spellEnd"/>
        <w:r w:rsidR="00133424" w:rsidRPr="004736EC">
          <w:rPr>
            <w:rStyle w:val="Hyperlink"/>
          </w:rPr>
          <w:t>-R</w:t>
        </w:r>
      </w:hyperlink>
      <w:r w:rsidR="00133424" w:rsidRPr="004736EC">
        <w:t>, etc.)</w:t>
      </w:r>
      <w:r w:rsidR="00133424" w:rsidRPr="004736EC" w:rsidDel="00133424">
        <w:t xml:space="preserve"> </w:t>
      </w:r>
      <w:r w:rsidRPr="004736EC">
        <w:t xml:space="preserve">to author and test </w:t>
      </w:r>
      <w:r w:rsidR="00133424">
        <w:t xml:space="preserve">R </w:t>
      </w:r>
      <w:r w:rsidRPr="004736EC">
        <w:t xml:space="preserve">scripts that </w:t>
      </w:r>
      <w:r w:rsidR="00727E58">
        <w:t>make use of</w:t>
      </w:r>
      <w:r w:rsidR="00727E58" w:rsidRPr="004736EC">
        <w:t xml:space="preserve"> </w:t>
      </w:r>
      <w:r w:rsidR="00727E58">
        <w:t xml:space="preserve">data from </w:t>
      </w:r>
      <w:proofErr w:type="gramStart"/>
      <w:r w:rsidRPr="004736EC">
        <w:t>the I</w:t>
      </w:r>
      <w:proofErr w:type="gramEnd"/>
      <w:r w:rsidRPr="004736EC">
        <w:t>&amp;M data services.</w:t>
      </w:r>
    </w:p>
    <w:p w14:paraId="1877862D" w14:textId="377BF308" w:rsidR="000F5020" w:rsidDel="000635F6" w:rsidRDefault="000F5020" w:rsidP="004736EC">
      <w:pPr>
        <w:pStyle w:val="SOP-Text"/>
        <w:rPr>
          <w:ins w:id="18" w:author="Lisa Nelson" w:date="2015-04-01T15:52:00Z"/>
          <w:del w:id="19" w:author="Kozlowski, Adam" w:date="2015-04-15T13:21:00Z"/>
        </w:rPr>
      </w:pPr>
    </w:p>
    <w:p w14:paraId="753D37A9" w14:textId="387BFA9C" w:rsidR="000F5020" w:rsidRPr="0020096A" w:rsidRDefault="000F5020" w:rsidP="000F5020">
      <w:pPr>
        <w:pStyle w:val="SOP-L2"/>
      </w:pPr>
      <w:bookmarkStart w:id="20" w:name="_Toc423343076"/>
      <w:r>
        <w:t>Source Data Preparation</w:t>
      </w:r>
      <w:bookmarkEnd w:id="20"/>
    </w:p>
    <w:p w14:paraId="339E37C1" w14:textId="77777777" w:rsidR="00E77E71" w:rsidRPr="0020096A" w:rsidRDefault="00E77E71" w:rsidP="00E77E71">
      <w:pPr>
        <w:pStyle w:val="SOP-L3"/>
      </w:pPr>
      <w:bookmarkStart w:id="21" w:name="_Toc423343077"/>
      <w:r>
        <w:t>Common View Data Template (CVDT)</w:t>
      </w:r>
      <w:bookmarkEnd w:id="21"/>
    </w:p>
    <w:p w14:paraId="57CDB3B0" w14:textId="7D492C79" w:rsidR="00E77E71" w:rsidDel="00E77E71" w:rsidRDefault="00E77E71" w:rsidP="00E77E71">
      <w:pPr>
        <w:pStyle w:val="SOP-Text"/>
        <w:rPr>
          <w:del w:id="22" w:author="Kozlowski, Adam" w:date="2015-04-15T15:51:00Z"/>
        </w:rPr>
      </w:pPr>
      <w:r>
        <w:t>The Common View Database Template (CVDT) was developed to assist networks with converting their data to a consistent format for data visualization.</w:t>
      </w:r>
    </w:p>
    <w:p w14:paraId="09735935" w14:textId="7B3C1996" w:rsidR="00E77E71" w:rsidDel="00E77E71" w:rsidRDefault="00E77E71" w:rsidP="00E77E71">
      <w:pPr>
        <w:pStyle w:val="SOP-Text"/>
        <w:rPr>
          <w:del w:id="23" w:author="Kozlowski, Adam" w:date="2015-04-15T15:51:00Z"/>
        </w:rPr>
      </w:pPr>
    </w:p>
    <w:p w14:paraId="03F739D5" w14:textId="10F701B6" w:rsidR="001E1A7C" w:rsidRDefault="00E77E71" w:rsidP="000F5020">
      <w:pPr>
        <w:pStyle w:val="SOP-Text"/>
      </w:pPr>
      <w:r>
        <w:t xml:space="preserve"> The CVDT standardizes tables, data flags, and lookup values and applies best practices for optimizing visualization. </w:t>
      </w:r>
      <w:r w:rsidR="000635F6">
        <w:t xml:space="preserve">Common View Database Templates </w:t>
      </w:r>
      <w:r w:rsidR="00C92AA6">
        <w:t>will be</w:t>
      </w:r>
      <w:r w:rsidR="000635F6">
        <w:t xml:space="preserve"> available for the</w:t>
      </w:r>
      <w:r w:rsidR="00056A49">
        <w:t xml:space="preserve"> Water Quality Vital Sign</w:t>
      </w:r>
      <w:r w:rsidR="000635F6">
        <w:t xml:space="preserve"> handled by the Visualizer and </w:t>
      </w:r>
      <w:r w:rsidR="00056A49">
        <w:t xml:space="preserve">was </w:t>
      </w:r>
      <w:r w:rsidR="000635F6">
        <w:t xml:space="preserve">designed to accommodate the storage of </w:t>
      </w:r>
      <w:r>
        <w:t xml:space="preserve">as many </w:t>
      </w:r>
      <w:r w:rsidR="00915E80">
        <w:t xml:space="preserve">local </w:t>
      </w:r>
      <w:r w:rsidR="000635F6">
        <w:t xml:space="preserve">data </w:t>
      </w:r>
      <w:r w:rsidR="00915E80">
        <w:t>schemas</w:t>
      </w:r>
      <w:r>
        <w:t xml:space="preserve"> as possible.  </w:t>
      </w:r>
      <w:r w:rsidR="00B0434F">
        <w:t xml:space="preserve">Data submitted for use in the Data Visualizer must </w:t>
      </w:r>
      <w:r w:rsidR="006770DA">
        <w:t xml:space="preserve">adhere to the </w:t>
      </w:r>
      <w:r w:rsidR="00B0434F">
        <w:t>CVDT if it wishes to take advantage of existing analysis code</w:t>
      </w:r>
      <w:r w:rsidR="00915E80">
        <w:t xml:space="preserve"> and packages</w:t>
      </w:r>
      <w:r w:rsidR="00B0434F">
        <w:t xml:space="preserve">. </w:t>
      </w:r>
      <w:r>
        <w:t>The Guide to Implementing the Common View and template database</w:t>
      </w:r>
      <w:r w:rsidR="00005F15">
        <w:t>s</w:t>
      </w:r>
      <w:r>
        <w:t xml:space="preserve"> </w:t>
      </w:r>
      <w:r w:rsidR="00005F15">
        <w:t xml:space="preserve">for available Vital Signs </w:t>
      </w:r>
      <w:r>
        <w:t xml:space="preserve">can be downloaded from </w:t>
      </w:r>
      <w:hyperlink r:id="rId22" w:history="1">
        <w:r w:rsidRPr="00681E4A">
          <w:rPr>
            <w:rStyle w:val="Hyperlink"/>
          </w:rPr>
          <w:t>https://irma.nps.gov/App/Reference/Profile/2219159</w:t>
        </w:r>
      </w:hyperlink>
      <w:ins w:id="24" w:author="Kozlowski, Adam" w:date="2015-04-15T15:51:00Z">
        <w:r>
          <w:t xml:space="preserve">.  </w:t>
        </w:r>
      </w:ins>
    </w:p>
    <w:p w14:paraId="4662D812" w14:textId="77777777" w:rsidR="00056A49" w:rsidRDefault="00056A49" w:rsidP="000F5020">
      <w:pPr>
        <w:pStyle w:val="SOP-Text"/>
      </w:pPr>
    </w:p>
    <w:p w14:paraId="51F9BAC7" w14:textId="4B20C818" w:rsidR="000F5020" w:rsidDel="000635F6" w:rsidRDefault="00056A49" w:rsidP="000F5020">
      <w:pPr>
        <w:pStyle w:val="SOP-Text"/>
        <w:rPr>
          <w:ins w:id="25" w:author="Lisa Nelson" w:date="2015-04-01T15:54:00Z"/>
          <w:del w:id="26" w:author="Kozlowski, Adam" w:date="2015-04-15T13:21:00Z"/>
        </w:rPr>
      </w:pPr>
      <w:r>
        <w:t>Other Vital Si</w:t>
      </w:r>
      <w:r w:rsidR="003D0432">
        <w:t xml:space="preserve">gns may use a CVDT approach or </w:t>
      </w:r>
      <w:r>
        <w:t>will be based on exi</w:t>
      </w:r>
      <w:r w:rsidR="005A6DE5">
        <w:t xml:space="preserve">sting data structures (e.g. </w:t>
      </w:r>
      <w:proofErr w:type="gramStart"/>
      <w:r w:rsidR="005A6DE5">
        <w:t xml:space="preserve">the </w:t>
      </w:r>
      <w:r>
        <w:t>I</w:t>
      </w:r>
      <w:proofErr w:type="gramEnd"/>
      <w:r>
        <w:t>&amp;M Climate Station database).</w:t>
      </w:r>
    </w:p>
    <w:p w14:paraId="147EED17" w14:textId="3D508F58" w:rsidR="000F5020" w:rsidRPr="0020096A" w:rsidRDefault="000F5020" w:rsidP="000F5020">
      <w:pPr>
        <w:pStyle w:val="SOP-L3"/>
      </w:pPr>
      <w:bookmarkStart w:id="27" w:name="_Toc423343078"/>
      <w:r>
        <w:lastRenderedPageBreak/>
        <w:t>Quality Control</w:t>
      </w:r>
      <w:bookmarkEnd w:id="27"/>
    </w:p>
    <w:p w14:paraId="2C00D3A6" w14:textId="3EA0F948" w:rsidR="006F7F74" w:rsidDel="000635F6" w:rsidRDefault="00207C76" w:rsidP="000F5020">
      <w:pPr>
        <w:pStyle w:val="SOP-Text"/>
        <w:rPr>
          <w:ins w:id="28" w:author="Lisa Nelson" w:date="2015-04-02T08:59:00Z"/>
          <w:del w:id="29" w:author="Kozlowski, Adam" w:date="2015-04-15T13:20:00Z"/>
        </w:rPr>
      </w:pPr>
      <w:r>
        <w:t>The a</w:t>
      </w:r>
      <w:r w:rsidR="006F7F74">
        <w:t>ccuracy and quality of the data presented by the Data Visualizer is only as good as the source data provided by the Networks. The CVDT encapsulates many (but not all) of the data preparation and quality checks necessary to ensures a level of consistency on which visualization depends.  Quality checks prior to loading data into the CVDT help minimize nulls, incomplete measures, and errors.</w:t>
      </w:r>
    </w:p>
    <w:p w14:paraId="7A54F8BD" w14:textId="40880836" w:rsidR="00B2062F" w:rsidRDefault="000635F6" w:rsidP="000F5020">
      <w:pPr>
        <w:pStyle w:val="SOP-Text"/>
      </w:pPr>
      <w:r>
        <w:t xml:space="preserve"> </w:t>
      </w:r>
      <w:r w:rsidR="008B36D3">
        <w:t>Before</w:t>
      </w:r>
      <w:r w:rsidR="00B2062F">
        <w:t xml:space="preserve"> loading data into the CVDT, look at records or run queries to check for the following issues:</w:t>
      </w:r>
    </w:p>
    <w:p w14:paraId="28D7713C" w14:textId="7FFBAE9B" w:rsidR="00B2062F" w:rsidRDefault="00CB4974" w:rsidP="000D7528">
      <w:pPr>
        <w:pStyle w:val="SOP-Text"/>
        <w:numPr>
          <w:ilvl w:val="0"/>
          <w:numId w:val="40"/>
        </w:numPr>
      </w:pPr>
      <w:r>
        <w:t xml:space="preserve">Typos in network, </w:t>
      </w:r>
      <w:r w:rsidR="00B2062F">
        <w:t>park</w:t>
      </w:r>
      <w:r w:rsidR="00E809A6">
        <w:t xml:space="preserve"> or </w:t>
      </w:r>
      <w:r>
        <w:t>site</w:t>
      </w:r>
      <w:r w:rsidR="00B2062F">
        <w:t xml:space="preserve"> names</w:t>
      </w:r>
    </w:p>
    <w:p w14:paraId="1A20C61A" w14:textId="0249EE15" w:rsidR="00B2062F" w:rsidRDefault="00B2062F" w:rsidP="000D7528">
      <w:pPr>
        <w:pStyle w:val="SOP-Text"/>
        <w:numPr>
          <w:ilvl w:val="0"/>
          <w:numId w:val="40"/>
        </w:numPr>
      </w:pPr>
      <w:r>
        <w:t>Null location values (use 0 if a location needs to be obfuscated) or positive longitude values</w:t>
      </w:r>
    </w:p>
    <w:p w14:paraId="44FF4809" w14:textId="23019334" w:rsidR="00B2062F" w:rsidRDefault="00B2062F" w:rsidP="000D7528">
      <w:pPr>
        <w:pStyle w:val="SOP-Text"/>
        <w:numPr>
          <w:ilvl w:val="0"/>
          <w:numId w:val="40"/>
        </w:numPr>
      </w:pPr>
      <w:r>
        <w:t xml:space="preserve">Unnecessary </w:t>
      </w:r>
      <w:r w:rsidR="00E809A6">
        <w:t xml:space="preserve">data </w:t>
      </w:r>
      <w:r>
        <w:t>replicates</w:t>
      </w:r>
      <w:r w:rsidR="00CB4974">
        <w:t xml:space="preserve"> </w:t>
      </w:r>
      <w:r>
        <w:t xml:space="preserve"> </w:t>
      </w:r>
      <w:r w:rsidR="00E809A6">
        <w:t>(</w:t>
      </w:r>
      <w:r>
        <w:t>continuous sensors</w:t>
      </w:r>
      <w:r w:rsidR="00E809A6">
        <w:t>)</w:t>
      </w:r>
    </w:p>
    <w:p w14:paraId="59BEBA3A" w14:textId="675D531A" w:rsidR="00B2062F" w:rsidRDefault="00B2062F" w:rsidP="000D7528">
      <w:pPr>
        <w:pStyle w:val="SOP-Text"/>
        <w:numPr>
          <w:ilvl w:val="0"/>
          <w:numId w:val="40"/>
        </w:numPr>
      </w:pPr>
      <w:r>
        <w:t xml:space="preserve">Correct values for assessment points (thresholds) </w:t>
      </w:r>
    </w:p>
    <w:p w14:paraId="4FC31713" w14:textId="37A355C6" w:rsidR="00D4244C" w:rsidRPr="0020096A" w:rsidRDefault="00D4244C" w:rsidP="00D4244C">
      <w:pPr>
        <w:pStyle w:val="SOP-L3"/>
      </w:pPr>
      <w:bookmarkStart w:id="30" w:name="_Toc423343079"/>
      <w:r w:rsidRPr="00C459DE">
        <w:t>Handling Provisional or Sensitive Data</w:t>
      </w:r>
      <w:bookmarkEnd w:id="30"/>
    </w:p>
    <w:p w14:paraId="67DBD022" w14:textId="6EE81BA3" w:rsidR="00D4244C" w:rsidRDefault="00D4244C" w:rsidP="00C92AA6">
      <w:pPr>
        <w:pStyle w:val="SOP-Text"/>
      </w:pPr>
      <w:r w:rsidRPr="00C92AA6">
        <w:t xml:space="preserve">The CVDT is designed to accommodate </w:t>
      </w:r>
      <w:r w:rsidR="004F4C49" w:rsidRPr="00C92AA6">
        <w:t xml:space="preserve">both sensitive and non-sensitive data as well as </w:t>
      </w:r>
      <w:r w:rsidR="000A296D" w:rsidRPr="00C92AA6">
        <w:t xml:space="preserve">both </w:t>
      </w:r>
      <w:r w:rsidR="004F4C49" w:rsidRPr="00C92AA6">
        <w:t>provisional and certified data.  Flagg</w:t>
      </w:r>
      <w:r w:rsidR="000A296D" w:rsidRPr="00C92AA6">
        <w:t xml:space="preserve">ing the data at the record level allows regulation of </w:t>
      </w:r>
      <w:r w:rsidR="004F4C49" w:rsidRPr="00C92AA6">
        <w:t xml:space="preserve">access to these data through permissions that recognize users </w:t>
      </w:r>
      <w:r w:rsidR="000A296D" w:rsidRPr="00C92AA6">
        <w:t xml:space="preserve">as </w:t>
      </w:r>
      <w:r w:rsidR="004F4C49" w:rsidRPr="00C92AA6">
        <w:t xml:space="preserve">internal and external to the NPS network.  It is the responsibility of the Network </w:t>
      </w:r>
      <w:r w:rsidR="000A296D" w:rsidRPr="00C92AA6">
        <w:t xml:space="preserve">providing the data </w:t>
      </w:r>
      <w:r w:rsidR="004F4C49" w:rsidRPr="00C92AA6">
        <w:t xml:space="preserve">to make sure that sufficient attention is paid to identifying and marking records that </w:t>
      </w:r>
      <w:r w:rsidR="000A296D" w:rsidRPr="00C92AA6">
        <w:t xml:space="preserve">are </w:t>
      </w:r>
      <w:r w:rsidR="004F4C49" w:rsidRPr="00C92AA6">
        <w:t>s</w:t>
      </w:r>
      <w:r w:rsidRPr="00C92AA6">
        <w:t xml:space="preserve">ensitive or provisional </w:t>
      </w:r>
      <w:r w:rsidR="000A296D" w:rsidRPr="00C92AA6">
        <w:t>during the process of populating the CVDT.</w:t>
      </w:r>
      <w:r w:rsidRPr="00C92AA6">
        <w:t xml:space="preserve">  See the Guide to Implementing the Common View cited in the section above for more information</w:t>
      </w:r>
      <w:r>
        <w:t xml:space="preserve">. </w:t>
      </w:r>
    </w:p>
    <w:p w14:paraId="312E9E39" w14:textId="2CD99DC7" w:rsidR="00377648" w:rsidRPr="0020096A" w:rsidRDefault="00377648" w:rsidP="00377648">
      <w:pPr>
        <w:pStyle w:val="SOP-L3"/>
      </w:pPr>
      <w:bookmarkStart w:id="31" w:name="_Toc423343080"/>
      <w:r>
        <w:t>Posting CVDTs to Data Store</w:t>
      </w:r>
      <w:bookmarkEnd w:id="31"/>
    </w:p>
    <w:p w14:paraId="51243F29" w14:textId="34E61886" w:rsidR="00734D15" w:rsidRDefault="00734D15" w:rsidP="00B0434F">
      <w:pPr>
        <w:pStyle w:val="SOP-Text"/>
        <w:rPr>
          <w:rStyle w:val="Hyperlink"/>
        </w:rPr>
      </w:pPr>
      <w:r>
        <w:t xml:space="preserve">Refer to the SOP for uploading a CVDT database on the Data Visualization SharePoint site: </w:t>
      </w:r>
      <w:hyperlink r:id="rId23" w:history="1">
        <w:r w:rsidRPr="00E65C20">
          <w:rPr>
            <w:rStyle w:val="Hyperlink"/>
          </w:rPr>
          <w:t>http://inpniscvsp05:39904//imdev/projects/Pages/NDV.aspx</w:t>
        </w:r>
      </w:hyperlink>
      <w:r>
        <w:t>.</w:t>
      </w:r>
    </w:p>
    <w:p w14:paraId="3A0F6E3D" w14:textId="77777777" w:rsidR="00734D15" w:rsidRDefault="00734D15" w:rsidP="00B0434F">
      <w:pPr>
        <w:pStyle w:val="SOP-Text"/>
        <w:rPr>
          <w:rStyle w:val="Hyperlink"/>
        </w:rPr>
      </w:pPr>
    </w:p>
    <w:p w14:paraId="18F1DD5C" w14:textId="4E1496A2" w:rsidR="00B0434F" w:rsidRDefault="00E151EE" w:rsidP="00B0434F">
      <w:pPr>
        <w:pStyle w:val="SOP-Text"/>
      </w:pPr>
      <w:r>
        <w:t xml:space="preserve">Once the </w:t>
      </w:r>
      <w:r w:rsidR="00B0434F">
        <w:t xml:space="preserve">CVDT databases </w:t>
      </w:r>
      <w:r>
        <w:t xml:space="preserve">are loaded to the </w:t>
      </w:r>
      <w:proofErr w:type="spellStart"/>
      <w:r>
        <w:t>DataStore</w:t>
      </w:r>
      <w:proofErr w:type="spellEnd"/>
      <w:r w:rsidR="003D0432">
        <w:t xml:space="preserve"> and the Visualization team is notified, </w:t>
      </w:r>
      <w:r>
        <w:t xml:space="preserve">they are automatically </w:t>
      </w:r>
      <w:r w:rsidR="00B0434F">
        <w:t>harvested into the visualization Data Mart</w:t>
      </w:r>
      <w:r>
        <w:t xml:space="preserve">.  </w:t>
      </w:r>
      <w:r w:rsidR="00B0434F">
        <w:t xml:space="preserve"> </w:t>
      </w:r>
      <w:r w:rsidR="00612D66">
        <w:t xml:space="preserve">The Data Mart is the </w:t>
      </w:r>
      <w:r w:rsidR="00B0434F">
        <w:t xml:space="preserve">database on top of which data services are created.  All </w:t>
      </w:r>
      <w:r w:rsidR="00915E80">
        <w:t>d</w:t>
      </w:r>
      <w:r w:rsidR="00B0434F">
        <w:t xml:space="preserve">ata access </w:t>
      </w:r>
      <w:r w:rsidR="00915E80">
        <w:t xml:space="preserve">for visualization </w:t>
      </w:r>
      <w:r w:rsidR="00B0434F">
        <w:t xml:space="preserve">occurs via </w:t>
      </w:r>
      <w:r w:rsidR="003D0432">
        <w:t xml:space="preserve">these </w:t>
      </w:r>
      <w:r w:rsidR="00B0434F">
        <w:t>services</w:t>
      </w:r>
      <w:r w:rsidR="00915E80">
        <w:t xml:space="preserve"> that </w:t>
      </w:r>
      <w:r w:rsidR="00E40C1D">
        <w:t>query the Data Mart</w:t>
      </w:r>
      <w:r w:rsidR="00524ABB">
        <w:t xml:space="preserve"> database</w:t>
      </w:r>
      <w:r w:rsidR="00B0434F">
        <w:t xml:space="preserve">.   </w:t>
      </w:r>
    </w:p>
    <w:p w14:paraId="0BCAC04B" w14:textId="6C4B6E75" w:rsidR="00377648" w:rsidDel="00B0434F" w:rsidRDefault="00377648" w:rsidP="00377648">
      <w:pPr>
        <w:pStyle w:val="SOP-Text"/>
        <w:rPr>
          <w:ins w:id="32" w:author="Lisa Nelson" w:date="2015-04-01T16:05:00Z"/>
          <w:del w:id="33" w:author="Kozlowski, Adam" w:date="2015-04-15T15:55:00Z"/>
        </w:rPr>
      </w:pPr>
    </w:p>
    <w:p w14:paraId="32E43573" w14:textId="21A52617" w:rsidR="00377648" w:rsidRPr="0020096A" w:rsidRDefault="00377648" w:rsidP="00377648">
      <w:pPr>
        <w:pStyle w:val="SOP-L2"/>
      </w:pPr>
      <w:bookmarkStart w:id="34" w:name="_Toc423343081"/>
      <w:r>
        <w:t>Source Data Access</w:t>
      </w:r>
      <w:bookmarkEnd w:id="34"/>
    </w:p>
    <w:p w14:paraId="24855872" w14:textId="68DA5867" w:rsidR="00647852" w:rsidRDefault="00647852" w:rsidP="00647852">
      <w:pPr>
        <w:pStyle w:val="SOP-Text"/>
      </w:pPr>
      <w:r>
        <w:t xml:space="preserve">The Visualizer application relies on data services that vend data from a data mart database (Figure 1 above). </w:t>
      </w:r>
      <w:r w:rsidR="00A12522">
        <w:t>The</w:t>
      </w:r>
      <w:r>
        <w:t xml:space="preserve"> basic workflow</w:t>
      </w:r>
      <w:r w:rsidR="00A12522">
        <w:t xml:space="preserve"> is shown in Figure 3.  See a step-by-step example at the end of this section.</w:t>
      </w:r>
      <w:r>
        <w:t xml:space="preserve"> </w:t>
      </w:r>
      <w:r w:rsidR="00A12522">
        <w:t xml:space="preserve"> </w:t>
      </w:r>
    </w:p>
    <w:p w14:paraId="43D71A75" w14:textId="302B9C62" w:rsidR="00A12522" w:rsidRDefault="00A12522" w:rsidP="00647852">
      <w:pPr>
        <w:pStyle w:val="SOP-Text"/>
      </w:pPr>
      <w:r>
        <w:rPr>
          <w:noProof/>
        </w:rPr>
        <w:drawing>
          <wp:inline distT="0" distB="0" distL="0" distR="0" wp14:anchorId="141B1885" wp14:editId="7D298A63">
            <wp:extent cx="5943600" cy="2350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350770"/>
                    </a:xfrm>
                    <a:prstGeom prst="rect">
                      <a:avLst/>
                    </a:prstGeom>
                  </pic:spPr>
                </pic:pic>
              </a:graphicData>
            </a:graphic>
          </wp:inline>
        </w:drawing>
      </w:r>
    </w:p>
    <w:p w14:paraId="102A699A" w14:textId="16A15F5B" w:rsidR="00A12522" w:rsidRDefault="00A12522" w:rsidP="00647852">
      <w:pPr>
        <w:pStyle w:val="SOP-Text"/>
      </w:pPr>
      <w:r>
        <w:rPr>
          <w:b/>
        </w:rPr>
        <w:t>Figure 3</w:t>
      </w:r>
      <w:r w:rsidRPr="008E4801">
        <w:rPr>
          <w:b/>
        </w:rPr>
        <w:t>:</w:t>
      </w:r>
      <w:r>
        <w:t xml:space="preserve"> Accessing and using data services</w:t>
      </w:r>
    </w:p>
    <w:p w14:paraId="184C8247" w14:textId="42BA060D" w:rsidR="00377648" w:rsidRPr="0020096A" w:rsidRDefault="00377648" w:rsidP="00377648">
      <w:pPr>
        <w:pStyle w:val="SOP-L3"/>
      </w:pPr>
      <w:bookmarkStart w:id="35" w:name="_Toc423343082"/>
      <w:r>
        <w:t>Data Services</w:t>
      </w:r>
      <w:bookmarkEnd w:id="35"/>
    </w:p>
    <w:p w14:paraId="3914A096" w14:textId="26AEF132" w:rsidR="009958F3" w:rsidRDefault="00524ABB" w:rsidP="00377648">
      <w:pPr>
        <w:pStyle w:val="SOP-Text"/>
      </w:pPr>
      <w:r>
        <w:t xml:space="preserve">Data </w:t>
      </w:r>
      <w:r w:rsidR="00647852">
        <w:t>s</w:t>
      </w:r>
      <w:r>
        <w:t>ervices</w:t>
      </w:r>
      <w:r w:rsidR="00E174B1">
        <w:t xml:space="preserve"> </w:t>
      </w:r>
      <w:r>
        <w:t xml:space="preserve">provide data on demand </w:t>
      </w:r>
      <w:r w:rsidR="00C92AA6">
        <w:t xml:space="preserve">via a </w:t>
      </w:r>
      <w:r w:rsidR="003D0432">
        <w:t xml:space="preserve">URL </w:t>
      </w:r>
      <w:r w:rsidR="00C92AA6">
        <w:t>web request</w:t>
      </w:r>
      <w:r w:rsidR="00C635D3">
        <w:t xml:space="preserve"> (see the FAQ section for more details)</w:t>
      </w:r>
      <w:r>
        <w:t xml:space="preserve">.  In the case of the Visualizer, </w:t>
      </w:r>
      <w:r w:rsidR="00826F38">
        <w:t>data services are query</w:t>
      </w:r>
      <w:r w:rsidR="003D0432">
        <w:t>-</w:t>
      </w:r>
      <w:r w:rsidR="00826F38">
        <w:t xml:space="preserve">able URLs that vend data </w:t>
      </w:r>
      <w:r w:rsidR="00E40C1D">
        <w:t xml:space="preserve">from the Data Mart </w:t>
      </w:r>
      <w:r w:rsidR="00826F38">
        <w:t>to any web-enabled client (web apps, R scripts, Python, Excel,</w:t>
      </w:r>
      <w:r w:rsidR="00E809A6">
        <w:t xml:space="preserve"> </w:t>
      </w:r>
      <w:r w:rsidR="00826F38">
        <w:t xml:space="preserve">etc.).  </w:t>
      </w:r>
      <w:r w:rsidR="00FC7FE8">
        <w:t xml:space="preserve">Analysis (e.g. local QA/QC and data </w:t>
      </w:r>
      <w:r w:rsidR="00FC7FE8">
        <w:lastRenderedPageBreak/>
        <w:t xml:space="preserve">exploration) and visualization (e.g. graphing and mapping) tasks are accomplished by processing data retrieved through these services. </w:t>
      </w:r>
      <w:r w:rsidR="00A31585">
        <w:t xml:space="preserve"> </w:t>
      </w:r>
      <w:r w:rsidR="003D0432">
        <w:t>T</w:t>
      </w:r>
      <w:r w:rsidR="009958F3">
        <w:t>his SOP emphasizes using R</w:t>
      </w:r>
      <w:r w:rsidR="006770DA">
        <w:t xml:space="preserve"> </w:t>
      </w:r>
      <w:r w:rsidR="003D0432">
        <w:t xml:space="preserve">to </w:t>
      </w:r>
      <w:r w:rsidR="006770DA">
        <w:t>submit, and process the results of structured data queries</w:t>
      </w:r>
      <w:r w:rsidR="003D0432">
        <w:t>.</w:t>
      </w:r>
      <w:r w:rsidR="001C6695">
        <w:t xml:space="preserve">  See Appendix 2 for </w:t>
      </w:r>
      <w:r w:rsidR="00D930FC">
        <w:t xml:space="preserve">detailed </w:t>
      </w:r>
      <w:r w:rsidR="001C6695">
        <w:t>examples of data service requests.</w:t>
      </w:r>
    </w:p>
    <w:p w14:paraId="7BAAA8E9" w14:textId="127512C8" w:rsidR="00F95CC9" w:rsidRDefault="00655D29" w:rsidP="004B7CD9">
      <w:pPr>
        <w:pStyle w:val="SOP-L3"/>
      </w:pPr>
      <w:bookmarkStart w:id="36" w:name="_Toc423343083"/>
      <w:r>
        <w:t xml:space="preserve">Constructing a Data </w:t>
      </w:r>
      <w:r w:rsidR="00F95CC9">
        <w:t>Request</w:t>
      </w:r>
      <w:bookmarkEnd w:id="36"/>
    </w:p>
    <w:p w14:paraId="2224B7C3" w14:textId="317D68A5" w:rsidR="00040589" w:rsidRDefault="00040589" w:rsidP="00040589">
      <w:pPr>
        <w:pStyle w:val="SOP-Text"/>
        <w:rPr>
          <w:szCs w:val="20"/>
        </w:rPr>
      </w:pPr>
      <w:r>
        <w:t>Requests to the Data Mart are const</w:t>
      </w:r>
      <w:r w:rsidR="006B79D7">
        <w:t xml:space="preserve">ructed using the OData syntax.  OData requests allow </w:t>
      </w:r>
      <w:proofErr w:type="gramStart"/>
      <w:r w:rsidR="006B79D7">
        <w:t>users</w:t>
      </w:r>
      <w:proofErr w:type="gramEnd"/>
      <w:r w:rsidR="006B79D7">
        <w:t xml:space="preserve"> great flexibility in how they customize/subset their data extractions.  </w:t>
      </w:r>
      <w:r w:rsidR="002E43B5">
        <w:t xml:space="preserve">OData request URLs start with a data service root path that </w:t>
      </w:r>
      <w:r w:rsidR="00E92685">
        <w:t>identifies the server</w:t>
      </w:r>
      <w:r w:rsidR="002E43B5">
        <w:t xml:space="preserve">, followed by a resource path that </w:t>
      </w:r>
      <w:r w:rsidR="00E92685">
        <w:t>indicates what service to use</w:t>
      </w:r>
      <w:r w:rsidR="00C163C1">
        <w:t xml:space="preserve"> (Figure 4)</w:t>
      </w:r>
      <w:r w:rsidR="002E43B5">
        <w:t xml:space="preserve">.  </w:t>
      </w:r>
      <w:r w:rsidR="002E43B5">
        <w:rPr>
          <w:szCs w:val="20"/>
        </w:rPr>
        <w:t>After the data service root and resource path</w:t>
      </w:r>
      <w:r w:rsidR="005A1A77">
        <w:rPr>
          <w:szCs w:val="20"/>
        </w:rPr>
        <w:t>,</w:t>
      </w:r>
      <w:r w:rsidR="002E43B5">
        <w:rPr>
          <w:szCs w:val="20"/>
        </w:rPr>
        <w:t xml:space="preserve"> the request </w:t>
      </w:r>
      <w:r>
        <w:rPr>
          <w:szCs w:val="20"/>
        </w:rPr>
        <w:t>contain</w:t>
      </w:r>
      <w:r w:rsidR="002E43B5">
        <w:rPr>
          <w:szCs w:val="20"/>
        </w:rPr>
        <w:t>s</w:t>
      </w:r>
      <w:r>
        <w:rPr>
          <w:szCs w:val="20"/>
        </w:rPr>
        <w:t xml:space="preserve"> 3 options that control which da</w:t>
      </w:r>
      <w:r w:rsidR="006B79D7">
        <w:rPr>
          <w:szCs w:val="20"/>
        </w:rPr>
        <w:t>ta entities to query and return:</w:t>
      </w:r>
      <w:r>
        <w:rPr>
          <w:szCs w:val="20"/>
        </w:rPr>
        <w:t xml:space="preserve">  </w:t>
      </w:r>
    </w:p>
    <w:p w14:paraId="75AA6DD5" w14:textId="77777777" w:rsidR="00040589" w:rsidRDefault="00040589" w:rsidP="00040589">
      <w:pPr>
        <w:pStyle w:val="SOP-Text"/>
        <w:numPr>
          <w:ilvl w:val="0"/>
          <w:numId w:val="41"/>
        </w:numPr>
        <w:rPr>
          <w:szCs w:val="20"/>
        </w:rPr>
      </w:pPr>
      <w:r>
        <w:rPr>
          <w:szCs w:val="20"/>
        </w:rPr>
        <w:t>expand: related entities (‘tables’) to return</w:t>
      </w:r>
    </w:p>
    <w:p w14:paraId="2B437509" w14:textId="77777777" w:rsidR="00040589" w:rsidRDefault="00040589" w:rsidP="00040589">
      <w:pPr>
        <w:pStyle w:val="SOP-Text"/>
        <w:numPr>
          <w:ilvl w:val="0"/>
          <w:numId w:val="41"/>
        </w:numPr>
        <w:rPr>
          <w:szCs w:val="20"/>
        </w:rPr>
      </w:pPr>
      <w:r>
        <w:rPr>
          <w:szCs w:val="20"/>
        </w:rPr>
        <w:t>filter:  query to subset data to return</w:t>
      </w:r>
    </w:p>
    <w:p w14:paraId="6E517FCF" w14:textId="253674E8" w:rsidR="00A61FD5" w:rsidRPr="00A61FD5" w:rsidRDefault="00A61FD5" w:rsidP="00A61FD5">
      <w:pPr>
        <w:pStyle w:val="SOP-Text"/>
        <w:numPr>
          <w:ilvl w:val="0"/>
          <w:numId w:val="41"/>
        </w:numPr>
        <w:rPr>
          <w:szCs w:val="20"/>
        </w:rPr>
      </w:pPr>
      <w:r>
        <w:rPr>
          <w:szCs w:val="20"/>
        </w:rPr>
        <w:t>select (</w:t>
      </w:r>
      <w:r w:rsidRPr="00A61FD5">
        <w:rPr>
          <w:i/>
          <w:szCs w:val="20"/>
        </w:rPr>
        <w:t>optional</w:t>
      </w:r>
      <w:r>
        <w:rPr>
          <w:szCs w:val="20"/>
        </w:rPr>
        <w:t>): properties (‘fields’) to return (simplifies and minimizes the response)</w:t>
      </w:r>
    </w:p>
    <w:p w14:paraId="226FA8BE" w14:textId="77777777" w:rsidR="00040589" w:rsidRDefault="00040589" w:rsidP="00377648">
      <w:pPr>
        <w:pStyle w:val="SOP-Text"/>
      </w:pPr>
    </w:p>
    <w:p w14:paraId="232F75AD" w14:textId="1BA7EAF6" w:rsidR="00005F15" w:rsidRDefault="00F72D37" w:rsidP="00377648">
      <w:pPr>
        <w:pStyle w:val="SOP-Text"/>
      </w:pPr>
      <w:r>
        <w:t xml:space="preserve">Once you understand the syntax, writing a good request URL only requires </w:t>
      </w:r>
      <w:r w:rsidR="00F95CC9">
        <w:t>knowledge</w:t>
      </w:r>
      <w:r>
        <w:t xml:space="preserve"> of what tables and fields are available </w:t>
      </w:r>
      <w:r w:rsidR="00F95CC9">
        <w:t>in the source data you are querying</w:t>
      </w:r>
      <w:r>
        <w:t xml:space="preserve">.  </w:t>
      </w:r>
    </w:p>
    <w:p w14:paraId="352FB7EE" w14:textId="77777777" w:rsidR="00A61FD5" w:rsidRDefault="00A61FD5" w:rsidP="00377648">
      <w:pPr>
        <w:pStyle w:val="SOP-Text"/>
      </w:pPr>
    </w:p>
    <w:p w14:paraId="02B00287" w14:textId="3936FBF2" w:rsidR="00A61FD5" w:rsidRDefault="00CD1358" w:rsidP="00377648">
      <w:pPr>
        <w:pStyle w:val="SOP-Text"/>
      </w:pPr>
      <w:r>
        <w:rPr>
          <w:noProof/>
        </w:rPr>
        <w:drawing>
          <wp:inline distT="0" distB="0" distL="0" distR="0" wp14:anchorId="0D6C3B60" wp14:editId="377D71A8">
            <wp:extent cx="5943600" cy="1174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174750"/>
                    </a:xfrm>
                    <a:prstGeom prst="rect">
                      <a:avLst/>
                    </a:prstGeom>
                  </pic:spPr>
                </pic:pic>
              </a:graphicData>
            </a:graphic>
          </wp:inline>
        </w:drawing>
      </w:r>
    </w:p>
    <w:p w14:paraId="5876CAD4" w14:textId="7AEEDA1B" w:rsidR="00C459DE" w:rsidRDefault="00CD1358" w:rsidP="00C459DE">
      <w:pPr>
        <w:pStyle w:val="SOP-Text"/>
      </w:pPr>
      <w:r>
        <w:rPr>
          <w:b/>
        </w:rPr>
        <w:t>Figure 4</w:t>
      </w:r>
      <w:r w:rsidRPr="008E4801">
        <w:rPr>
          <w:b/>
        </w:rPr>
        <w:t>:</w:t>
      </w:r>
      <w:r>
        <w:t xml:space="preserve"> Simple request URL – does not include the ‘select’ option, so all data specified by the filter will be returned.</w:t>
      </w:r>
    </w:p>
    <w:p w14:paraId="39D2A0B5" w14:textId="77777777" w:rsidR="00CD1358" w:rsidRDefault="00CD1358" w:rsidP="00C459DE">
      <w:pPr>
        <w:pStyle w:val="SOP-Text"/>
      </w:pPr>
    </w:p>
    <w:p w14:paraId="45F1632F" w14:textId="2E377327" w:rsidR="00C459DE" w:rsidRDefault="00C459DE" w:rsidP="00C459DE">
      <w:pPr>
        <w:pStyle w:val="SOP-Text"/>
      </w:pPr>
      <w:r>
        <w:t xml:space="preserve">See the ‘How do I use data services’ frequently asked question below for details on the content of the data service. Examples of OData service requests specific to the CVDT can be found </w:t>
      </w:r>
      <w:r w:rsidR="00A12522">
        <w:t xml:space="preserve">at the end of this section and </w:t>
      </w:r>
      <w:r>
        <w:t>in Appendix 2</w:t>
      </w:r>
      <w:r w:rsidR="006E4BF5">
        <w:t xml:space="preserve"> and in the example script files</w:t>
      </w:r>
      <w:r>
        <w:t>.</w:t>
      </w:r>
    </w:p>
    <w:p w14:paraId="05D613D5" w14:textId="77777777" w:rsidR="004B7CD9" w:rsidRDefault="004B7CD9" w:rsidP="00005F15">
      <w:pPr>
        <w:pStyle w:val="SOP-Text"/>
      </w:pPr>
    </w:p>
    <w:p w14:paraId="234EC0C5" w14:textId="77777777" w:rsidR="00F95CC9" w:rsidRPr="0020096A" w:rsidRDefault="00F95CC9" w:rsidP="00F95CC9">
      <w:pPr>
        <w:pStyle w:val="SOP-L3"/>
      </w:pPr>
      <w:bookmarkStart w:id="37" w:name="_Toc423343084"/>
      <w:r>
        <w:t>Connecting to Services</w:t>
      </w:r>
      <w:bookmarkEnd w:id="37"/>
    </w:p>
    <w:p w14:paraId="1F45FE11" w14:textId="7CA66571" w:rsidR="00F95CC9" w:rsidRDefault="00F95CC9" w:rsidP="00F95CC9">
      <w:pPr>
        <w:pStyle w:val="SOP-Text"/>
      </w:pPr>
      <w:r>
        <w:t>Data service requests can be made internally (from within the NPS network) or externally (from the public internet).  Requests originating from within the NPS network have access to all data in the Data Mart.  Requests originating from outside the NPS network will only return records in the Data Mart flagged as being non-sensitive and non-provisional</w:t>
      </w:r>
      <w:r w:rsidR="000C0D4F">
        <w:t>.</w:t>
      </w:r>
    </w:p>
    <w:p w14:paraId="168E8E93" w14:textId="77777777" w:rsidR="000C0D4F" w:rsidRDefault="000C0D4F" w:rsidP="00F95CC9">
      <w:pPr>
        <w:pStyle w:val="SOP-Text"/>
      </w:pPr>
    </w:p>
    <w:p w14:paraId="13B5EF36" w14:textId="05D9FC1D" w:rsidR="0012696D" w:rsidRDefault="0012696D" w:rsidP="00F95CC9">
      <w:pPr>
        <w:pStyle w:val="SOP-Text"/>
      </w:pPr>
      <w:r>
        <w:t xml:space="preserve">The example R scripts included with this SOP have a data access section that creates and submits query URLs to data services.  Additionally, the </w:t>
      </w:r>
      <w:proofErr w:type="spellStart"/>
      <w:r w:rsidR="001073BA" w:rsidRPr="00A61201">
        <w:t>Data_Access_Example.</w:t>
      </w:r>
      <w:r w:rsidR="001073BA" w:rsidRPr="001073BA">
        <w:t>R</w:t>
      </w:r>
      <w:proofErr w:type="spellEnd"/>
      <w:r w:rsidR="00BB1C30" w:rsidRPr="001073BA">
        <w:t xml:space="preserve"> script </w:t>
      </w:r>
      <w:r w:rsidR="001073BA">
        <w:t xml:space="preserve">(Appendix 3) </w:t>
      </w:r>
      <w:r w:rsidR="00BB1C30" w:rsidRPr="001073BA">
        <w:t xml:space="preserve">is an example of data </w:t>
      </w:r>
      <w:r w:rsidR="001073BA">
        <w:t>service access</w:t>
      </w:r>
      <w:r w:rsidR="00BB1C30" w:rsidRPr="001073BA">
        <w:t>.</w:t>
      </w:r>
      <w:r w:rsidR="00BB1C30">
        <w:t xml:space="preserve">  It formats a URL, then su</w:t>
      </w:r>
      <w:r w:rsidR="006736CE">
        <w:t>bmits it and grabs the response, putting it into a data frame.</w:t>
      </w:r>
    </w:p>
    <w:p w14:paraId="130C6BFC" w14:textId="77777777" w:rsidR="000C0D4F" w:rsidRDefault="000C0D4F" w:rsidP="000C0D4F">
      <w:pPr>
        <w:pStyle w:val="SOP-Text"/>
      </w:pPr>
    </w:p>
    <w:p w14:paraId="7E741ADF" w14:textId="77777777" w:rsidR="000C0D4F" w:rsidRDefault="000C0D4F" w:rsidP="000C0D4F">
      <w:pPr>
        <w:pStyle w:val="SOP-Text"/>
      </w:pPr>
      <w:r>
        <w:t xml:space="preserve">If working offline is desired, make a data request to a service, then export the response data locally to a CSV file or spreadsheet.  In this scenario, please test your R scripts against the live (online) data service URL(s) prior to submitting the visualization package. </w:t>
      </w:r>
    </w:p>
    <w:p w14:paraId="1A4C1F91" w14:textId="77777777" w:rsidR="00377648" w:rsidRPr="0020096A" w:rsidRDefault="00377648" w:rsidP="00377648">
      <w:pPr>
        <w:pStyle w:val="SOP-L3"/>
      </w:pPr>
      <w:bookmarkStart w:id="38" w:name="_Toc423343085"/>
      <w:r>
        <w:t>Creating Data Frames</w:t>
      </w:r>
      <w:bookmarkEnd w:id="38"/>
    </w:p>
    <w:p w14:paraId="209D6F75" w14:textId="7290A61F" w:rsidR="005D72A0" w:rsidRDefault="00E809A6" w:rsidP="005D72A0">
      <w:pPr>
        <w:pStyle w:val="SOP-Text"/>
        <w:rPr>
          <w:szCs w:val="20"/>
        </w:rPr>
      </w:pPr>
      <w:r>
        <w:t xml:space="preserve">A data service request results in a JSON (formatted text) response. These responses can be </w:t>
      </w:r>
      <w:r w:rsidR="009958F3">
        <w:t xml:space="preserve">converted to R data frames using the </w:t>
      </w:r>
      <w:hyperlink r:id="rId26" w:history="1">
        <w:proofErr w:type="spellStart"/>
        <w:r w:rsidR="009958F3" w:rsidRPr="00FC201C">
          <w:rPr>
            <w:rStyle w:val="Hyperlink"/>
            <w:rFonts w:ascii="Courier New" w:hAnsi="Courier New" w:cs="Courier New"/>
          </w:rPr>
          <w:t>jsonlite</w:t>
        </w:r>
        <w:proofErr w:type="spellEnd"/>
      </w:hyperlink>
      <w:r w:rsidR="009958F3">
        <w:rPr>
          <w:rFonts w:ascii="Courier New" w:hAnsi="Courier New" w:cs="Courier New"/>
        </w:rPr>
        <w:t xml:space="preserve"> </w:t>
      </w:r>
      <w:r w:rsidR="009958F3">
        <w:t>R library.  Then, these data frames may be manipulated further in R.</w:t>
      </w:r>
      <w:r w:rsidR="00EB2BD2">
        <w:t xml:space="preserve"> </w:t>
      </w:r>
      <w:r w:rsidR="006736CE">
        <w:t>All of the example scripts use this technique.</w:t>
      </w:r>
      <w:r w:rsidR="00EB2BD2">
        <w:t xml:space="preserve"> </w:t>
      </w:r>
      <w:r w:rsidR="005D72A0">
        <w:rPr>
          <w:szCs w:val="20"/>
        </w:rPr>
        <w:t xml:space="preserve"> </w:t>
      </w:r>
    </w:p>
    <w:p w14:paraId="57C519B0" w14:textId="77777777" w:rsidR="00A12522" w:rsidRDefault="00A12522" w:rsidP="005D72A0">
      <w:pPr>
        <w:pStyle w:val="SOP-Text"/>
        <w:rPr>
          <w:szCs w:val="20"/>
        </w:rPr>
      </w:pPr>
    </w:p>
    <w:p w14:paraId="3F775898" w14:textId="1A51F1E6" w:rsidR="00A12522" w:rsidRDefault="00A12522" w:rsidP="00A12522">
      <w:pPr>
        <w:pStyle w:val="SOP-L3"/>
      </w:pPr>
      <w:bookmarkStart w:id="39" w:name="_Toc423343086"/>
      <w:r>
        <w:lastRenderedPageBreak/>
        <w:t>Step-by-Step Example</w:t>
      </w:r>
      <w:r w:rsidR="005120E5">
        <w:t xml:space="preserve"> for Accessing Data</w:t>
      </w:r>
      <w:bookmarkEnd w:id="39"/>
    </w:p>
    <w:p w14:paraId="608E8905" w14:textId="5855184E" w:rsidR="00A12522" w:rsidRDefault="000E7409" w:rsidP="005D72A0">
      <w:pPr>
        <w:pStyle w:val="SOP-Text"/>
      </w:pPr>
      <w:r>
        <w:t xml:space="preserve"> The example URL requests data for one site and all characteristics</w:t>
      </w:r>
      <w:ins w:id="40" w:author="AHeard" w:date="2015-06-26T08:37:00Z">
        <w:r w:rsidR="00625524">
          <w:t>:</w:t>
        </w:r>
      </w:ins>
      <w:del w:id="41" w:author="AHeard" w:date="2015-06-26T08:37:00Z">
        <w:r w:rsidDel="00625524">
          <w:delText xml:space="preserve">. </w:delText>
        </w:r>
      </w:del>
      <w:r w:rsidR="005120E5">
        <w:t xml:space="preserve"> </w:t>
      </w:r>
    </w:p>
    <w:p w14:paraId="120307A4" w14:textId="77777777" w:rsidR="001C0343" w:rsidRDefault="001C0343" w:rsidP="005D72A0">
      <w:pPr>
        <w:pStyle w:val="SOP-Text"/>
        <w:rPr>
          <w:rFonts w:ascii="Courier New" w:hAnsi="Courier New" w:cs="Courier New"/>
          <w:sz w:val="16"/>
          <w:szCs w:val="16"/>
        </w:rPr>
      </w:pPr>
    </w:p>
    <w:p w14:paraId="33170DE4" w14:textId="149ACEFA" w:rsidR="000E7409" w:rsidRDefault="00727E58" w:rsidP="005D72A0">
      <w:pPr>
        <w:pStyle w:val="SOP-Text"/>
        <w:rPr>
          <w:rFonts w:ascii="Courier New" w:hAnsi="Courier New" w:cs="Courier New"/>
          <w:sz w:val="16"/>
          <w:szCs w:val="16"/>
        </w:rPr>
      </w:pPr>
      <w:hyperlink r:id="rId27" w:history="1">
        <w:r w:rsidR="001C0343" w:rsidRPr="001A2D59">
          <w:rPr>
            <w:rStyle w:val="Hyperlink"/>
            <w:rFonts w:ascii="Courier New" w:hAnsi="Courier New" w:cs="Courier New"/>
            <w:sz w:val="16"/>
            <w:szCs w:val="16"/>
          </w:rPr>
          <w:t>http://irmadevservices.nps.gov/WaterQualityDataServices/OData/Data?$expand=Characteristic,Site,Date&amp;$filter=Site/SiteName%20eq%20%27Long%20Pond%20(MDI)%27</w:t>
        </w:r>
      </w:hyperlink>
    </w:p>
    <w:p w14:paraId="1611666C" w14:textId="77777777" w:rsidR="001C0343" w:rsidRPr="000E7409" w:rsidRDefault="001C0343" w:rsidP="005D72A0">
      <w:pPr>
        <w:pStyle w:val="SOP-Text"/>
        <w:rPr>
          <w:rFonts w:ascii="Courier New" w:hAnsi="Courier New" w:cs="Courier New"/>
          <w:sz w:val="16"/>
          <w:szCs w:val="16"/>
        </w:rPr>
      </w:pPr>
    </w:p>
    <w:p w14:paraId="798E6567" w14:textId="12DF507B" w:rsidR="000E7409" w:rsidRDefault="001C0343" w:rsidP="005D72A0">
      <w:pPr>
        <w:pStyle w:val="SOP-Text"/>
      </w:pPr>
      <w:r>
        <w:t xml:space="preserve">Note: </w:t>
      </w:r>
      <w:r w:rsidR="00625524">
        <w:t xml:space="preserve">A URL request in R does not recognize spaces and certain characters. Therefore, </w:t>
      </w:r>
      <w:r>
        <w:t xml:space="preserve">%20 and %27 values are escape sequences </w:t>
      </w:r>
      <w:r w:rsidR="00625524">
        <w:t xml:space="preserve">used to indicate </w:t>
      </w:r>
      <w:r>
        <w:t>a space and a single apostrophe, respectively.</w:t>
      </w:r>
    </w:p>
    <w:p w14:paraId="5392580E" w14:textId="77777777" w:rsidR="00625524" w:rsidRDefault="00625524" w:rsidP="005D72A0">
      <w:pPr>
        <w:pStyle w:val="SOP-Text"/>
      </w:pPr>
    </w:p>
    <w:p w14:paraId="3048E442" w14:textId="47DC3A02" w:rsidR="00625524" w:rsidRDefault="00625524" w:rsidP="005D72A0">
      <w:pPr>
        <w:pStyle w:val="SOP-Text"/>
      </w:pPr>
      <w:r>
        <w:t>The steps for incorporating the above URL request into your R code are:</w:t>
      </w:r>
    </w:p>
    <w:p w14:paraId="1948E89C" w14:textId="77777777" w:rsidR="001C0343" w:rsidRDefault="001C0343" w:rsidP="005D72A0">
      <w:pPr>
        <w:pStyle w:val="SOP-Text"/>
      </w:pPr>
    </w:p>
    <w:p w14:paraId="493D6989" w14:textId="00D98FAD" w:rsidR="000E7409" w:rsidRDefault="001C0343" w:rsidP="000E7409">
      <w:pPr>
        <w:pStyle w:val="SOP-Text"/>
        <w:numPr>
          <w:ilvl w:val="0"/>
          <w:numId w:val="45"/>
        </w:numPr>
      </w:pPr>
      <w:r>
        <w:t xml:space="preserve">Create an R script and add </w:t>
      </w:r>
      <w:proofErr w:type="spellStart"/>
      <w:r>
        <w:t>jsonlite</w:t>
      </w:r>
      <w:proofErr w:type="spellEnd"/>
      <w:r>
        <w:t xml:space="preserve"> library to it:</w:t>
      </w:r>
      <w:r w:rsidR="000E7409">
        <w:t xml:space="preserve"> </w:t>
      </w:r>
    </w:p>
    <w:p w14:paraId="7528A831" w14:textId="423EB3A2" w:rsidR="001C0343" w:rsidRPr="001C0343" w:rsidRDefault="001C0343" w:rsidP="001C0343">
      <w:pPr>
        <w:pStyle w:val="SOP-Text"/>
        <w:ind w:left="720" w:firstLine="720"/>
        <w:rPr>
          <w:rFonts w:ascii="Courier New" w:hAnsi="Courier New" w:cs="Courier New"/>
          <w:sz w:val="16"/>
          <w:szCs w:val="16"/>
        </w:rPr>
      </w:pPr>
      <w:proofErr w:type="gramStart"/>
      <w:r w:rsidRPr="001C0343">
        <w:rPr>
          <w:rFonts w:ascii="Courier New" w:hAnsi="Courier New" w:cs="Courier New"/>
          <w:sz w:val="16"/>
          <w:szCs w:val="16"/>
        </w:rPr>
        <w:t>library</w:t>
      </w:r>
      <w:proofErr w:type="gramEnd"/>
      <w:r w:rsidRPr="001C0343">
        <w:rPr>
          <w:rFonts w:ascii="Courier New" w:hAnsi="Courier New" w:cs="Courier New"/>
          <w:sz w:val="16"/>
          <w:szCs w:val="16"/>
        </w:rPr>
        <w:t xml:space="preserve"> (</w:t>
      </w:r>
      <w:proofErr w:type="spellStart"/>
      <w:r w:rsidRPr="001C0343">
        <w:rPr>
          <w:rFonts w:ascii="Courier New" w:hAnsi="Courier New" w:cs="Courier New"/>
          <w:sz w:val="16"/>
          <w:szCs w:val="16"/>
        </w:rPr>
        <w:t>jsonlite</w:t>
      </w:r>
      <w:proofErr w:type="spellEnd"/>
      <w:r w:rsidRPr="001C0343">
        <w:rPr>
          <w:rFonts w:ascii="Courier New" w:hAnsi="Courier New" w:cs="Courier New"/>
          <w:sz w:val="16"/>
          <w:szCs w:val="16"/>
        </w:rPr>
        <w:t>)</w:t>
      </w:r>
    </w:p>
    <w:p w14:paraId="7A7E3660" w14:textId="77777777" w:rsidR="001C0343" w:rsidRDefault="001C0343" w:rsidP="001C0343">
      <w:pPr>
        <w:pStyle w:val="SOP-Text"/>
        <w:ind w:left="720" w:firstLine="720"/>
      </w:pPr>
    </w:p>
    <w:p w14:paraId="4C3CF1CA" w14:textId="1785DB9E" w:rsidR="000E7409" w:rsidRDefault="000E7409" w:rsidP="000E7409">
      <w:pPr>
        <w:pStyle w:val="SOP-Text"/>
        <w:numPr>
          <w:ilvl w:val="0"/>
          <w:numId w:val="45"/>
        </w:numPr>
      </w:pPr>
      <w:r>
        <w:t>Construct URL (</w:t>
      </w:r>
      <w:proofErr w:type="spellStart"/>
      <w:r w:rsidRPr="000E7409">
        <w:rPr>
          <w:i/>
        </w:rPr>
        <w:t>targetURL</w:t>
      </w:r>
      <w:proofErr w:type="spellEnd"/>
      <w:r>
        <w:t xml:space="preserve">) </w:t>
      </w:r>
      <w:r w:rsidR="001C0343">
        <w:t>and replace spaces with escape sequences:</w:t>
      </w:r>
    </w:p>
    <w:p w14:paraId="520BB521" w14:textId="77777777" w:rsidR="001C0343" w:rsidRPr="001C0343" w:rsidRDefault="001C0343" w:rsidP="001C0343">
      <w:pPr>
        <w:pStyle w:val="SOP-Text"/>
        <w:ind w:left="720" w:firstLine="720"/>
        <w:rPr>
          <w:rFonts w:ascii="Courier New" w:hAnsi="Courier New" w:cs="Courier New"/>
          <w:sz w:val="16"/>
          <w:szCs w:val="16"/>
        </w:rPr>
      </w:pPr>
      <w:proofErr w:type="spellStart"/>
      <w:proofErr w:type="gramStart"/>
      <w:r w:rsidRPr="001C0343">
        <w:rPr>
          <w:rFonts w:ascii="Courier New" w:hAnsi="Courier New" w:cs="Courier New"/>
          <w:sz w:val="16"/>
          <w:szCs w:val="16"/>
        </w:rPr>
        <w:t>targetURL</w:t>
      </w:r>
      <w:proofErr w:type="spellEnd"/>
      <w:proofErr w:type="gramEnd"/>
      <w:r w:rsidRPr="001C0343">
        <w:rPr>
          <w:rFonts w:ascii="Courier New" w:hAnsi="Courier New" w:cs="Courier New"/>
          <w:sz w:val="16"/>
          <w:szCs w:val="16"/>
        </w:rPr>
        <w:t xml:space="preserve"> &lt;- "http://irmadevservices.nps.gov/WaterQualityDataServices/OData/Data?$expand=Characteristic,Site,Date&amp;$filter=Site/SiteName </w:t>
      </w:r>
      <w:proofErr w:type="spellStart"/>
      <w:r w:rsidRPr="001C0343">
        <w:rPr>
          <w:rFonts w:ascii="Courier New" w:hAnsi="Courier New" w:cs="Courier New"/>
          <w:sz w:val="16"/>
          <w:szCs w:val="16"/>
        </w:rPr>
        <w:t>eq</w:t>
      </w:r>
      <w:proofErr w:type="spellEnd"/>
      <w:r w:rsidRPr="001C0343">
        <w:rPr>
          <w:rFonts w:ascii="Courier New" w:hAnsi="Courier New" w:cs="Courier New"/>
          <w:sz w:val="16"/>
          <w:szCs w:val="16"/>
        </w:rPr>
        <w:t xml:space="preserve"> 'Long Pond (MDI)'"</w:t>
      </w:r>
    </w:p>
    <w:p w14:paraId="52FC718A" w14:textId="2630863C" w:rsidR="001C0343" w:rsidRDefault="001C0343" w:rsidP="001C0343">
      <w:pPr>
        <w:pStyle w:val="SOP-Text"/>
        <w:ind w:left="720" w:firstLine="720"/>
        <w:rPr>
          <w:rFonts w:ascii="Courier New" w:hAnsi="Courier New" w:cs="Courier New"/>
          <w:sz w:val="16"/>
          <w:szCs w:val="16"/>
        </w:rPr>
      </w:pPr>
      <w:proofErr w:type="spellStart"/>
      <w:proofErr w:type="gramStart"/>
      <w:r w:rsidRPr="001C0343">
        <w:rPr>
          <w:rFonts w:ascii="Courier New" w:hAnsi="Courier New" w:cs="Courier New"/>
          <w:sz w:val="16"/>
          <w:szCs w:val="16"/>
        </w:rPr>
        <w:t>targetURL</w:t>
      </w:r>
      <w:proofErr w:type="spellEnd"/>
      <w:proofErr w:type="gramEnd"/>
      <w:r w:rsidRPr="001C0343">
        <w:rPr>
          <w:rFonts w:ascii="Courier New" w:hAnsi="Courier New" w:cs="Courier New"/>
          <w:sz w:val="16"/>
          <w:szCs w:val="16"/>
        </w:rPr>
        <w:t xml:space="preserve"> &lt;- </w:t>
      </w:r>
      <w:proofErr w:type="spellStart"/>
      <w:r w:rsidRPr="001C0343">
        <w:rPr>
          <w:rFonts w:ascii="Courier New" w:hAnsi="Courier New" w:cs="Courier New"/>
          <w:sz w:val="16"/>
          <w:szCs w:val="16"/>
        </w:rPr>
        <w:t>gsub</w:t>
      </w:r>
      <w:proofErr w:type="spellEnd"/>
      <w:r w:rsidRPr="001C0343">
        <w:rPr>
          <w:rFonts w:ascii="Courier New" w:hAnsi="Courier New" w:cs="Courier New"/>
          <w:sz w:val="16"/>
          <w:szCs w:val="16"/>
        </w:rPr>
        <w:t xml:space="preserve">(" ", "%20", </w:t>
      </w:r>
      <w:proofErr w:type="spellStart"/>
      <w:r w:rsidRPr="001C0343">
        <w:rPr>
          <w:rFonts w:ascii="Courier New" w:hAnsi="Courier New" w:cs="Courier New"/>
          <w:sz w:val="16"/>
          <w:szCs w:val="16"/>
        </w:rPr>
        <w:t>targetURL</w:t>
      </w:r>
      <w:proofErr w:type="spellEnd"/>
      <w:r w:rsidRPr="001C0343">
        <w:rPr>
          <w:rFonts w:ascii="Courier New" w:hAnsi="Courier New" w:cs="Courier New"/>
          <w:sz w:val="16"/>
          <w:szCs w:val="16"/>
        </w:rPr>
        <w:t>)</w:t>
      </w:r>
    </w:p>
    <w:p w14:paraId="1E303BE3" w14:textId="77777777" w:rsidR="001C0343" w:rsidRDefault="001C0343" w:rsidP="001C0343">
      <w:pPr>
        <w:pStyle w:val="SOP-Text"/>
        <w:ind w:left="720" w:firstLine="720"/>
      </w:pPr>
    </w:p>
    <w:p w14:paraId="06F51158" w14:textId="69F9D610" w:rsidR="000E7409" w:rsidRDefault="000E7409" w:rsidP="000E7409">
      <w:pPr>
        <w:pStyle w:val="SOP-Text"/>
        <w:numPr>
          <w:ilvl w:val="0"/>
          <w:numId w:val="45"/>
        </w:numPr>
      </w:pPr>
      <w:r>
        <w:t xml:space="preserve">Make data request using the </w:t>
      </w:r>
      <w:proofErr w:type="spellStart"/>
      <w:r>
        <w:t>jsonlite</w:t>
      </w:r>
      <w:proofErr w:type="spellEnd"/>
      <w:r>
        <w:t xml:space="preserve"> </w:t>
      </w:r>
      <w:proofErr w:type="spellStart"/>
      <w:r w:rsidRPr="001C0343">
        <w:rPr>
          <w:i/>
        </w:rPr>
        <w:t>fromJSON</w:t>
      </w:r>
      <w:proofErr w:type="spellEnd"/>
      <w:r w:rsidR="001C0343">
        <w:t xml:space="preserve"> method</w:t>
      </w:r>
      <w:r w:rsidR="00D141E5">
        <w:t xml:space="preserve"> and create data frame (</w:t>
      </w:r>
      <w:proofErr w:type="spellStart"/>
      <w:r w:rsidR="00D141E5" w:rsidRPr="00D141E5">
        <w:rPr>
          <w:i/>
        </w:rPr>
        <w:t>plotdf</w:t>
      </w:r>
      <w:proofErr w:type="spellEnd"/>
      <w:r w:rsidR="00D141E5">
        <w:t>)</w:t>
      </w:r>
      <w:r w:rsidR="001C0343">
        <w:t>:</w:t>
      </w:r>
    </w:p>
    <w:p w14:paraId="4155DF7A" w14:textId="56322780" w:rsidR="001C0343" w:rsidRDefault="001C0343" w:rsidP="001C0343">
      <w:pPr>
        <w:pStyle w:val="SOP-Text"/>
        <w:ind w:left="1440"/>
        <w:rPr>
          <w:rFonts w:ascii="Courier New" w:hAnsi="Courier New" w:cs="Courier New"/>
          <w:sz w:val="16"/>
          <w:szCs w:val="16"/>
        </w:rPr>
      </w:pPr>
      <w:proofErr w:type="spellStart"/>
      <w:proofErr w:type="gramStart"/>
      <w:r w:rsidRPr="001C0343">
        <w:rPr>
          <w:rFonts w:ascii="Courier New" w:hAnsi="Courier New" w:cs="Courier New"/>
          <w:sz w:val="16"/>
          <w:szCs w:val="16"/>
        </w:rPr>
        <w:t>plotdf</w:t>
      </w:r>
      <w:proofErr w:type="spellEnd"/>
      <w:proofErr w:type="gramEnd"/>
      <w:r w:rsidRPr="001C0343">
        <w:rPr>
          <w:rFonts w:ascii="Courier New" w:hAnsi="Courier New" w:cs="Courier New"/>
          <w:sz w:val="16"/>
          <w:szCs w:val="16"/>
        </w:rPr>
        <w:t xml:space="preserve"> &lt;- </w:t>
      </w:r>
      <w:proofErr w:type="spellStart"/>
      <w:r w:rsidRPr="001C0343">
        <w:rPr>
          <w:rFonts w:ascii="Courier New" w:hAnsi="Courier New" w:cs="Courier New"/>
          <w:sz w:val="16"/>
          <w:szCs w:val="16"/>
        </w:rPr>
        <w:t>fromJSON</w:t>
      </w:r>
      <w:proofErr w:type="spellEnd"/>
      <w:r w:rsidRPr="001C0343">
        <w:rPr>
          <w:rFonts w:ascii="Courier New" w:hAnsi="Courier New" w:cs="Courier New"/>
          <w:sz w:val="16"/>
          <w:szCs w:val="16"/>
        </w:rPr>
        <w:t>(</w:t>
      </w:r>
      <w:proofErr w:type="spellStart"/>
      <w:r w:rsidRPr="001C0343">
        <w:rPr>
          <w:rFonts w:ascii="Courier New" w:hAnsi="Courier New" w:cs="Courier New"/>
          <w:sz w:val="16"/>
          <w:szCs w:val="16"/>
        </w:rPr>
        <w:t>targetURL</w:t>
      </w:r>
      <w:proofErr w:type="spellEnd"/>
      <w:r w:rsidRPr="001C0343">
        <w:rPr>
          <w:rFonts w:ascii="Courier New" w:hAnsi="Courier New" w:cs="Courier New"/>
          <w:sz w:val="16"/>
          <w:szCs w:val="16"/>
        </w:rPr>
        <w:t>, , flatten = TRUE</w:t>
      </w:r>
      <w:r>
        <w:rPr>
          <w:rFonts w:ascii="Courier New" w:hAnsi="Courier New" w:cs="Courier New"/>
          <w:sz w:val="16"/>
          <w:szCs w:val="16"/>
        </w:rPr>
        <w:t>)</w:t>
      </w:r>
      <w:r w:rsidRPr="001C0343">
        <w:rPr>
          <w:rFonts w:ascii="Courier New" w:hAnsi="Courier New" w:cs="Courier New"/>
          <w:sz w:val="16"/>
          <w:szCs w:val="16"/>
        </w:rPr>
        <w:t>[[ 2 ]]</w:t>
      </w:r>
    </w:p>
    <w:p w14:paraId="1C1F3A7B" w14:textId="77777777" w:rsidR="00E92685" w:rsidRDefault="00E92685" w:rsidP="001C0343">
      <w:pPr>
        <w:pStyle w:val="SOP-Text"/>
        <w:ind w:left="1440"/>
        <w:rPr>
          <w:rFonts w:ascii="Courier New" w:hAnsi="Courier New" w:cs="Courier New"/>
          <w:sz w:val="16"/>
          <w:szCs w:val="16"/>
        </w:rPr>
      </w:pPr>
    </w:p>
    <w:p w14:paraId="75133235" w14:textId="5C226378" w:rsidR="00E92685" w:rsidRDefault="00E92685" w:rsidP="001C0343">
      <w:pPr>
        <w:pStyle w:val="SOP-Text"/>
        <w:ind w:left="1440"/>
        <w:rPr>
          <w:rFonts w:ascii="Courier New" w:hAnsi="Courier New" w:cs="Courier New"/>
          <w:sz w:val="16"/>
          <w:szCs w:val="16"/>
        </w:rPr>
      </w:pPr>
      <w:r>
        <w:rPr>
          <w:rFonts w:ascii="Courier New" w:hAnsi="Courier New" w:cs="Courier New"/>
          <w:sz w:val="16"/>
          <w:szCs w:val="16"/>
        </w:rPr>
        <w:t xml:space="preserve">Note: flatten causes the responses’ nested data frames to be flattened into a 2 dimensional format.  [[2]] gets the second item of the response (the data). The first item is the URL used to make the request.  </w:t>
      </w:r>
    </w:p>
    <w:p w14:paraId="7DD230C5" w14:textId="77777777" w:rsidR="005120E5" w:rsidRDefault="005120E5" w:rsidP="005120E5">
      <w:pPr>
        <w:pStyle w:val="SOP-Text"/>
        <w:rPr>
          <w:rFonts w:ascii="Courier New" w:hAnsi="Courier New" w:cs="Courier New"/>
          <w:sz w:val="16"/>
          <w:szCs w:val="16"/>
        </w:rPr>
      </w:pPr>
    </w:p>
    <w:p w14:paraId="03A5F0FA" w14:textId="4EEAB01E" w:rsidR="005120E5" w:rsidRPr="005120E5" w:rsidRDefault="005120E5" w:rsidP="005120E5">
      <w:pPr>
        <w:pStyle w:val="SOP-Text"/>
        <w:numPr>
          <w:ilvl w:val="0"/>
          <w:numId w:val="45"/>
        </w:numPr>
      </w:pPr>
      <w:r>
        <w:t>Manipulate the data frame as needed to create the desired graph.</w:t>
      </w:r>
    </w:p>
    <w:p w14:paraId="556494F2" w14:textId="77777777" w:rsidR="001C0343" w:rsidRPr="001C0343" w:rsidRDefault="001C0343" w:rsidP="001C0343">
      <w:pPr>
        <w:pStyle w:val="SOP-Text"/>
        <w:ind w:left="1440"/>
        <w:rPr>
          <w:rFonts w:ascii="Courier New" w:hAnsi="Courier New" w:cs="Courier New"/>
          <w:sz w:val="16"/>
          <w:szCs w:val="16"/>
        </w:rPr>
      </w:pPr>
    </w:p>
    <w:p w14:paraId="06E441CA" w14:textId="2475EF64" w:rsidR="00377648" w:rsidDel="004B284A" w:rsidRDefault="005120E5" w:rsidP="00377648">
      <w:pPr>
        <w:pStyle w:val="SOP-Text"/>
        <w:rPr>
          <w:del w:id="42" w:author="Kozlowski, Adam" w:date="2015-04-15T16:06:00Z"/>
        </w:rPr>
      </w:pPr>
      <w:r>
        <w:t xml:space="preserve">The code examples included with this SOP use these same steps.  See the code comments for more detail, particularly for data frame creation and use. </w:t>
      </w:r>
    </w:p>
    <w:p w14:paraId="48A27583" w14:textId="16F12BA2" w:rsidR="00377648" w:rsidRPr="0020096A" w:rsidRDefault="00377648" w:rsidP="00377648">
      <w:pPr>
        <w:pStyle w:val="SOP-L2"/>
      </w:pPr>
      <w:bookmarkStart w:id="43" w:name="_Toc423343087"/>
      <w:r>
        <w:t>Writing and Submitting Analysis Code</w:t>
      </w:r>
      <w:bookmarkEnd w:id="43"/>
    </w:p>
    <w:p w14:paraId="1B830EDD" w14:textId="54B9C8BD" w:rsidR="00377648" w:rsidRDefault="00087D0D" w:rsidP="00377648">
      <w:pPr>
        <w:pStyle w:val="SOP-Text"/>
        <w:rPr>
          <w:ins w:id="44" w:author="Kozlowski, Adam" w:date="2015-04-17T14:54:00Z"/>
        </w:rPr>
      </w:pPr>
      <w:r>
        <w:t xml:space="preserve">Once you have mastered the ability to retrieve data from the </w:t>
      </w:r>
      <w:r w:rsidR="00C459DE">
        <w:t>data services using URL</w:t>
      </w:r>
      <w:r>
        <w:t>s, you will want to start processing and analyzing th</w:t>
      </w:r>
      <w:r w:rsidR="00D03AD5">
        <w:t>ose</w:t>
      </w:r>
      <w:r w:rsidR="00C459DE">
        <w:t xml:space="preserve"> data.  This</w:t>
      </w:r>
      <w:r>
        <w:t xml:space="preserve"> processing step can be run either external to the visualizer </w:t>
      </w:r>
      <w:r w:rsidR="001A7112">
        <w:t>(</w:t>
      </w:r>
      <w:r>
        <w:t xml:space="preserve">for your own </w:t>
      </w:r>
      <w:r w:rsidR="001A7112">
        <w:t>use/</w:t>
      </w:r>
      <w:r>
        <w:t>consumption</w:t>
      </w:r>
      <w:r w:rsidR="001A7112">
        <w:t>)</w:t>
      </w:r>
      <w:r w:rsidR="00D03AD5">
        <w:t>,</w:t>
      </w:r>
      <w:r>
        <w:t xml:space="preserve"> or written to be </w:t>
      </w:r>
      <w:r w:rsidR="00D03AD5">
        <w:t xml:space="preserve">run </w:t>
      </w:r>
      <w:r w:rsidR="003D0432">
        <w:t>when</w:t>
      </w:r>
      <w:r w:rsidR="00D03AD5">
        <w:t xml:space="preserve"> an analysis button </w:t>
      </w:r>
      <w:r w:rsidR="003D0432">
        <w:t xml:space="preserve">is clicked </w:t>
      </w:r>
      <w:r w:rsidR="00D03AD5">
        <w:t>in the Vis</w:t>
      </w:r>
      <w:r w:rsidR="006B79D7">
        <w:t>ualizer (Figure 3</w:t>
      </w:r>
      <w:r w:rsidR="00D03AD5">
        <w:t xml:space="preserve">).  </w:t>
      </w:r>
      <w:r w:rsidR="00EB2BD2" w:rsidRPr="00C459DE">
        <w:rPr>
          <w:u w:val="single"/>
        </w:rPr>
        <w:t xml:space="preserve">Analysis code (R scripts) and a visualization package </w:t>
      </w:r>
      <w:r w:rsidR="0012696D" w:rsidRPr="00C459DE">
        <w:rPr>
          <w:u w:val="single"/>
        </w:rPr>
        <w:t xml:space="preserve">(not to be confused with </w:t>
      </w:r>
      <w:r w:rsidR="00BB1C30" w:rsidRPr="00C459DE">
        <w:rPr>
          <w:u w:val="single"/>
        </w:rPr>
        <w:t xml:space="preserve">an </w:t>
      </w:r>
      <w:r w:rsidR="0012696D" w:rsidRPr="00C459DE">
        <w:rPr>
          <w:u w:val="single"/>
        </w:rPr>
        <w:t xml:space="preserve">R package) </w:t>
      </w:r>
      <w:r w:rsidR="00EB2BD2" w:rsidRPr="00C459DE">
        <w:rPr>
          <w:u w:val="single"/>
        </w:rPr>
        <w:t>are the fundamental components of an analysis button in the visualization application</w:t>
      </w:r>
      <w:r w:rsidR="00EB2BD2">
        <w:t xml:space="preserve">.  When a visualization package is submitted, its script(s) and documentation are translated into an analysis </w:t>
      </w:r>
      <w:r w:rsidR="00C459DE">
        <w:t xml:space="preserve">summary popup </w:t>
      </w:r>
      <w:r w:rsidR="00EB2BD2">
        <w:t>which is linked to a new or existing analysis button.</w:t>
      </w:r>
    </w:p>
    <w:p w14:paraId="3C72C3AE" w14:textId="77777777" w:rsidR="00D03AD5" w:rsidRDefault="00D03AD5" w:rsidP="00377648">
      <w:pPr>
        <w:pStyle w:val="SOP-Text"/>
        <w:rPr>
          <w:ins w:id="45" w:author="Kozlowski, Adam" w:date="2015-04-17T14:54:00Z"/>
        </w:rPr>
      </w:pPr>
    </w:p>
    <w:p w14:paraId="63D6C86A" w14:textId="3353869A" w:rsidR="00D03AD5" w:rsidRDefault="00D03AD5" w:rsidP="00377648">
      <w:pPr>
        <w:pStyle w:val="SOP-Text"/>
      </w:pPr>
      <w:ins w:id="46" w:author="Kozlowski, Adam" w:date="2015-04-17T14:55:00Z">
        <w:r>
          <w:rPr>
            <w:noProof/>
          </w:rPr>
          <w:lastRenderedPageBreak/>
          <w:drawing>
            <wp:inline distT="0" distB="0" distL="0" distR="0" wp14:anchorId="265F99EA" wp14:editId="57DFF7B0">
              <wp:extent cx="4600976" cy="295681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00976" cy="2956815"/>
                      </a:xfrm>
                      <a:prstGeom prst="rect">
                        <a:avLst/>
                      </a:prstGeom>
                    </pic:spPr>
                  </pic:pic>
                </a:graphicData>
              </a:graphic>
            </wp:inline>
          </w:drawing>
        </w:r>
      </w:ins>
    </w:p>
    <w:p w14:paraId="2170A4FD" w14:textId="77777777" w:rsidR="00D03AD5" w:rsidRDefault="00D03AD5" w:rsidP="00D03AD5">
      <w:pPr>
        <w:pStyle w:val="SOP-Text"/>
        <w:ind w:left="540" w:hanging="540"/>
        <w:rPr>
          <w:b/>
        </w:rPr>
      </w:pPr>
    </w:p>
    <w:p w14:paraId="49DB97AD" w14:textId="5A53BDF8" w:rsidR="00D03AD5" w:rsidRDefault="00D03AD5" w:rsidP="00D03AD5">
      <w:pPr>
        <w:pStyle w:val="SOP-Text"/>
        <w:ind w:left="540" w:hanging="540"/>
      </w:pPr>
      <w:r w:rsidRPr="008E4801">
        <w:rPr>
          <w:b/>
        </w:rPr>
        <w:t xml:space="preserve">Figure </w:t>
      </w:r>
      <w:r w:rsidR="00A6465C">
        <w:rPr>
          <w:b/>
        </w:rPr>
        <w:t>5</w:t>
      </w:r>
      <w:r w:rsidRPr="008E4801">
        <w:rPr>
          <w:b/>
        </w:rPr>
        <w:t>:</w:t>
      </w:r>
      <w:r>
        <w:t xml:space="preserve"> </w:t>
      </w:r>
      <w:r w:rsidR="00E23822">
        <w:t>Location of the buttons on the NPS Data Visualizer that trigger the running of custom data analysis code.</w:t>
      </w:r>
    </w:p>
    <w:p w14:paraId="0165636B" w14:textId="20495C9D" w:rsidR="00377648" w:rsidRPr="0020096A" w:rsidRDefault="006E4BF5" w:rsidP="00377648">
      <w:pPr>
        <w:pStyle w:val="SOP-L3"/>
      </w:pPr>
      <w:bookmarkStart w:id="47" w:name="_Toc423343088"/>
      <w:r>
        <w:t xml:space="preserve">Step 1: </w:t>
      </w:r>
      <w:r w:rsidR="00377648">
        <w:t>Writ</w:t>
      </w:r>
      <w:r w:rsidR="00EB2BD2">
        <w:t>e</w:t>
      </w:r>
      <w:r w:rsidR="00377648">
        <w:t xml:space="preserve"> </w:t>
      </w:r>
      <w:r w:rsidR="00EB2BD2">
        <w:t>Graphics</w:t>
      </w:r>
      <w:r w:rsidR="0012696D">
        <w:t xml:space="preserve"> </w:t>
      </w:r>
      <w:r w:rsidR="00377648">
        <w:t>Scripts</w:t>
      </w:r>
      <w:r w:rsidR="00EB2BD2">
        <w:t xml:space="preserve"> in R</w:t>
      </w:r>
      <w:bookmarkEnd w:id="47"/>
    </w:p>
    <w:p w14:paraId="29A3A556" w14:textId="500B3973" w:rsidR="00377648" w:rsidRDefault="007D766B" w:rsidP="00377648">
      <w:pPr>
        <w:pStyle w:val="SOP-Text"/>
      </w:pPr>
      <w:r>
        <w:t>Plot</w:t>
      </w:r>
      <w:r w:rsidR="0012696D">
        <w:t>s</w:t>
      </w:r>
      <w:r>
        <w:t xml:space="preserve"> (graphics) are produced using R scripts that query data services. The examples provided (</w:t>
      </w:r>
      <w:r w:rsidR="00B377E8">
        <w:t>in zip file on Data Store</w:t>
      </w:r>
      <w:r>
        <w:t xml:space="preserve">) are simple and </w:t>
      </w:r>
      <w:r w:rsidR="00727E58">
        <w:t xml:space="preserve">do not </w:t>
      </w:r>
      <w:proofErr w:type="gramStart"/>
      <w:r w:rsidR="00727E58">
        <w:t>contain  R</w:t>
      </w:r>
      <w:proofErr w:type="gramEnd"/>
      <w:r w:rsidR="00727E58">
        <w:t xml:space="preserve"> user-defined functions</w:t>
      </w:r>
      <w:r>
        <w:t xml:space="preserve">.  </w:t>
      </w:r>
      <w:r w:rsidR="0012696D">
        <w:t>Eventually, i</w:t>
      </w:r>
      <w:r>
        <w:t xml:space="preserve">t is expected that a set of data functions (i.e. a vital sign </w:t>
      </w:r>
      <w:r w:rsidR="0012696D">
        <w:t xml:space="preserve">R </w:t>
      </w:r>
      <w:r>
        <w:t xml:space="preserve">package) will evolve and be included. </w:t>
      </w:r>
    </w:p>
    <w:p w14:paraId="7CDC578E" w14:textId="77777777" w:rsidR="007D766B" w:rsidRDefault="007D766B" w:rsidP="00377648">
      <w:pPr>
        <w:pStyle w:val="SOP-Text"/>
      </w:pPr>
    </w:p>
    <w:p w14:paraId="2C17EC15" w14:textId="27D8E9CA" w:rsidR="007D766B" w:rsidRDefault="007D766B" w:rsidP="00377648">
      <w:pPr>
        <w:pStyle w:val="SOP-Text"/>
      </w:pPr>
      <w:r>
        <w:t xml:space="preserve">Scripts have three operational sections:  data query, data frame manipulation, and plot generation. </w:t>
      </w:r>
    </w:p>
    <w:p w14:paraId="478DBC94" w14:textId="36B3D151" w:rsidR="007D766B" w:rsidRDefault="007D766B" w:rsidP="007D766B">
      <w:pPr>
        <w:pStyle w:val="SOP-Text"/>
        <w:numPr>
          <w:ilvl w:val="0"/>
          <w:numId w:val="43"/>
        </w:numPr>
      </w:pPr>
      <w:r>
        <w:t>Data query: create request URLs to get data from service(s)</w:t>
      </w:r>
    </w:p>
    <w:p w14:paraId="6C8EA098" w14:textId="5E0C38F3" w:rsidR="007D766B" w:rsidRDefault="007D766B" w:rsidP="007D766B">
      <w:pPr>
        <w:pStyle w:val="SOP-Text"/>
        <w:numPr>
          <w:ilvl w:val="0"/>
          <w:numId w:val="43"/>
        </w:numPr>
      </w:pPr>
      <w:r>
        <w:t>Data frame manipulation: reformat the data response as needed for to generate the plot</w:t>
      </w:r>
    </w:p>
    <w:p w14:paraId="76C8F8C4" w14:textId="77777777" w:rsidR="007D766B" w:rsidRDefault="007D766B" w:rsidP="007D766B">
      <w:pPr>
        <w:pStyle w:val="SOP-Text"/>
        <w:numPr>
          <w:ilvl w:val="0"/>
          <w:numId w:val="43"/>
        </w:numPr>
      </w:pPr>
      <w:r>
        <w:t>Plot generation: use the data frame(s) to create plot desired</w:t>
      </w:r>
    </w:p>
    <w:p w14:paraId="6A5BD21E" w14:textId="77777777" w:rsidR="007D766B" w:rsidRDefault="007D766B" w:rsidP="007D766B">
      <w:pPr>
        <w:pStyle w:val="SOP-Text"/>
      </w:pPr>
    </w:p>
    <w:p w14:paraId="3902FDE9" w14:textId="10C3E321" w:rsidR="007D766B" w:rsidRDefault="00727E58" w:rsidP="007D766B">
      <w:pPr>
        <w:pStyle w:val="SOP-Text"/>
        <w:rPr>
          <w:szCs w:val="20"/>
        </w:rPr>
      </w:pPr>
      <w:r>
        <w:rPr>
          <w:szCs w:val="20"/>
        </w:rPr>
        <w:t xml:space="preserve">The data query determines which sites and characteristics </w:t>
      </w:r>
      <w:r w:rsidR="00DA7298">
        <w:rPr>
          <w:szCs w:val="20"/>
        </w:rPr>
        <w:t xml:space="preserve">are used by the plot. </w:t>
      </w:r>
      <w:r w:rsidR="007D766B">
        <w:rPr>
          <w:szCs w:val="20"/>
        </w:rPr>
        <w:t>Data frame reformatting, summarization, and column re-naming may be needed to drive the desired plot.</w:t>
      </w:r>
    </w:p>
    <w:p w14:paraId="28CB8700" w14:textId="77777777" w:rsidR="00341869" w:rsidRDefault="00341869" w:rsidP="007D766B">
      <w:pPr>
        <w:pStyle w:val="SOP-Text"/>
        <w:rPr>
          <w:szCs w:val="20"/>
        </w:rPr>
      </w:pPr>
    </w:p>
    <w:p w14:paraId="2306D182" w14:textId="544A7415" w:rsidR="00341869" w:rsidRPr="00341869" w:rsidRDefault="00341869" w:rsidP="007D766B">
      <w:pPr>
        <w:pStyle w:val="SOP-Text"/>
      </w:pPr>
      <w:r>
        <w:rPr>
          <w:szCs w:val="20"/>
        </w:rPr>
        <w:t xml:space="preserve">Plots should include a title, axes, and descriptive legend that indicate the park(s), site(s), characteristics, date ranges, and where applicable, data flags. </w:t>
      </w:r>
      <w:r w:rsidR="00C459DE">
        <w:t xml:space="preserve">One of the example scripts provided shows how this flag is used to annotate the plot graphic.  </w:t>
      </w:r>
      <w:r w:rsidR="00C459DE">
        <w:rPr>
          <w:szCs w:val="20"/>
        </w:rPr>
        <w:t xml:space="preserve">If applicable, a descriptive caption should be included. </w:t>
      </w:r>
      <w:r w:rsidR="00413742">
        <w:rPr>
          <w:szCs w:val="20"/>
        </w:rPr>
        <w:t>Another example script includes a caption example.</w:t>
      </w:r>
    </w:p>
    <w:p w14:paraId="6B71BDB4" w14:textId="77777777" w:rsidR="007D766B" w:rsidRDefault="007D766B" w:rsidP="00377648">
      <w:pPr>
        <w:pStyle w:val="SOP-Text"/>
      </w:pPr>
    </w:p>
    <w:p w14:paraId="7C3B008D" w14:textId="41634FD1" w:rsidR="007D766B" w:rsidDel="00FB2DA0" w:rsidRDefault="007D766B" w:rsidP="00377648">
      <w:pPr>
        <w:pStyle w:val="SOP-Text"/>
        <w:rPr>
          <w:del w:id="48" w:author="Kozlowski, Adam" w:date="2015-04-17T14:46:00Z"/>
        </w:rPr>
      </w:pPr>
      <w:r w:rsidRPr="00E556DC">
        <w:t xml:space="preserve">Externally vended </w:t>
      </w:r>
      <w:r w:rsidR="0012696D">
        <w:t xml:space="preserve">(i.e. public) </w:t>
      </w:r>
      <w:r w:rsidRPr="00E556DC">
        <w:t xml:space="preserve">data must be filtered </w:t>
      </w:r>
      <w:r w:rsidR="00341869" w:rsidRPr="00E556DC">
        <w:t>appropriately.</w:t>
      </w:r>
      <w:r w:rsidR="00341869">
        <w:t xml:space="preserve">  This can happen when data are requested (i.e. in the request URL filter) or by sub</w:t>
      </w:r>
      <w:r w:rsidR="00E42E1C">
        <w:t>-</w:t>
      </w:r>
      <w:r w:rsidR="00341869">
        <w:t xml:space="preserve">setting the response data frame.  </w:t>
      </w:r>
    </w:p>
    <w:p w14:paraId="060AA731" w14:textId="3972A46A" w:rsidR="00377648" w:rsidRPr="0020096A" w:rsidRDefault="006E4BF5" w:rsidP="00377648">
      <w:pPr>
        <w:pStyle w:val="SOP-L3"/>
      </w:pPr>
      <w:bookmarkStart w:id="49" w:name="_Toc423343089"/>
      <w:r>
        <w:t xml:space="preserve">Step 2: </w:t>
      </w:r>
      <w:r w:rsidR="00377648">
        <w:t>Plot</w:t>
      </w:r>
      <w:r w:rsidR="00EB2BD2">
        <w:t>/Graphic</w:t>
      </w:r>
      <w:r w:rsidR="00377648">
        <w:t xml:space="preserve"> Validation</w:t>
      </w:r>
      <w:bookmarkEnd w:id="49"/>
    </w:p>
    <w:p w14:paraId="61BCC4B3" w14:textId="21205FAC" w:rsidR="00377648" w:rsidRDefault="006B5C45" w:rsidP="00377648">
      <w:pPr>
        <w:pStyle w:val="SOP-Text"/>
      </w:pPr>
      <w:r>
        <w:t>R plot scripts should be tested directly against the service response before submitting the visualization package</w:t>
      </w:r>
      <w:r w:rsidR="00C459DE">
        <w:t xml:space="preserve">. Use your </w:t>
      </w:r>
      <w:r w:rsidR="00E42E1C">
        <w:t xml:space="preserve">R IDE of choice to test. </w:t>
      </w:r>
    </w:p>
    <w:p w14:paraId="69199552" w14:textId="7E1A44E1" w:rsidR="00377648" w:rsidRPr="0020096A" w:rsidRDefault="006E4BF5" w:rsidP="00377648">
      <w:pPr>
        <w:pStyle w:val="SOP-L3"/>
      </w:pPr>
      <w:bookmarkStart w:id="50" w:name="_Toc423343090"/>
      <w:r>
        <w:t xml:space="preserve">Step 3: </w:t>
      </w:r>
      <w:r w:rsidR="00377648">
        <w:t>Creat</w:t>
      </w:r>
      <w:r w:rsidR="006B5C45">
        <w:t>e</w:t>
      </w:r>
      <w:r w:rsidR="00377648">
        <w:t xml:space="preserve"> a Visualization Package</w:t>
      </w:r>
      <w:bookmarkEnd w:id="50"/>
    </w:p>
    <w:p w14:paraId="06042F79" w14:textId="04B20FE2" w:rsidR="006B5C45" w:rsidRDefault="006B5C45" w:rsidP="00377648">
      <w:pPr>
        <w:pStyle w:val="SOP-Text"/>
        <w:rPr>
          <w:ins w:id="51" w:author="Lisa Nelson" w:date="2015-06-29T11:14:00Z"/>
          <w:strike/>
          <w:u w:val="single"/>
        </w:rPr>
      </w:pPr>
      <w:r>
        <w:t>A visualization package is a zip file containing the R code for plot generation, plot description, specifications, and citations.</w:t>
      </w:r>
      <w:r w:rsidR="00D930FC">
        <w:t xml:space="preserve"> Template files are posted along with this SOP.</w:t>
      </w:r>
      <w:r>
        <w:t xml:space="preserve"> </w:t>
      </w:r>
    </w:p>
    <w:p w14:paraId="3E17F25F" w14:textId="77777777" w:rsidR="00837FA2" w:rsidRDefault="00837FA2" w:rsidP="00377648">
      <w:pPr>
        <w:pStyle w:val="SOP-Text"/>
      </w:pPr>
    </w:p>
    <w:p w14:paraId="6A3B385F" w14:textId="748CDEC0" w:rsidR="006B5C45" w:rsidRDefault="00ED3D2A" w:rsidP="00377648">
      <w:pPr>
        <w:pStyle w:val="SOP-Text"/>
      </w:pPr>
      <w:r>
        <w:lastRenderedPageBreak/>
        <w:t>This zip file gets submitted and the contents are used to create the content for the analysis button</w:t>
      </w:r>
      <w:r w:rsidR="00C459DE">
        <w:t>’s summary popup</w:t>
      </w:r>
      <w:r>
        <w:t>.</w:t>
      </w:r>
    </w:p>
    <w:p w14:paraId="12710224" w14:textId="77777777" w:rsidR="00D930FC" w:rsidRDefault="00D930FC" w:rsidP="00377648">
      <w:pPr>
        <w:pStyle w:val="SOP-Text"/>
      </w:pPr>
    </w:p>
    <w:p w14:paraId="0B61B642" w14:textId="77777777" w:rsidR="00D930FC" w:rsidRDefault="00D930FC" w:rsidP="00D930FC">
      <w:pPr>
        <w:pStyle w:val="SOP-Text"/>
      </w:pPr>
      <w:r>
        <w:t>Submit the following items:</w:t>
      </w:r>
    </w:p>
    <w:p w14:paraId="3E99A651" w14:textId="78170886" w:rsidR="00D930FC" w:rsidRDefault="00D930FC" w:rsidP="00D930FC">
      <w:pPr>
        <w:pStyle w:val="SOP-Text"/>
      </w:pPr>
      <w:r>
        <w:tab/>
      </w:r>
      <w:r w:rsidRPr="00177B08">
        <w:rPr>
          <w:u w:val="single"/>
        </w:rPr>
        <w:t>*.R</w:t>
      </w:r>
      <w:r>
        <w:t>: R script file used to produce analysis plot (see Appendix 4 - Recommended R Coding Practices)</w:t>
      </w:r>
    </w:p>
    <w:p w14:paraId="278E4EF0" w14:textId="77777777" w:rsidR="00D930FC" w:rsidRDefault="00D930FC" w:rsidP="00D930FC">
      <w:pPr>
        <w:pStyle w:val="SOP-Text"/>
      </w:pPr>
      <w:r>
        <w:tab/>
      </w:r>
      <w:r w:rsidRPr="00271537">
        <w:rPr>
          <w:u w:val="single"/>
        </w:rPr>
        <w:t>Plot Specifications</w:t>
      </w:r>
      <w:r>
        <w:rPr>
          <w:u w:val="single"/>
        </w:rPr>
        <w:t xml:space="preserve"> (text file – see template in zip file)</w:t>
      </w:r>
      <w:r>
        <w:t>:</w:t>
      </w:r>
    </w:p>
    <w:p w14:paraId="19771B0A" w14:textId="77777777" w:rsidR="00D930FC" w:rsidRDefault="00D930FC" w:rsidP="00D930FC">
      <w:pPr>
        <w:pStyle w:val="SOP-Text"/>
      </w:pPr>
      <w:r>
        <w:tab/>
      </w:r>
      <w:r>
        <w:tab/>
        <w:t>List of R libraries used</w:t>
      </w:r>
    </w:p>
    <w:p w14:paraId="09551DE9" w14:textId="77777777" w:rsidR="00D930FC" w:rsidRDefault="00D930FC" w:rsidP="00D930FC">
      <w:pPr>
        <w:pStyle w:val="SOP-Text"/>
      </w:pPr>
      <w:r>
        <w:tab/>
      </w:r>
      <w:r>
        <w:tab/>
        <w:t>List of Variables defined in R script</w:t>
      </w:r>
    </w:p>
    <w:p w14:paraId="21692DDE" w14:textId="77777777" w:rsidR="00D930FC" w:rsidRDefault="00D930FC" w:rsidP="00D930FC">
      <w:pPr>
        <w:pStyle w:val="SOP-Text"/>
      </w:pPr>
      <w:r>
        <w:tab/>
      </w:r>
      <w:r>
        <w:tab/>
        <w:t>Networks/Parks targeted</w:t>
      </w:r>
    </w:p>
    <w:p w14:paraId="5B11564B" w14:textId="77777777" w:rsidR="00D930FC" w:rsidRDefault="00D930FC" w:rsidP="00D930FC">
      <w:pPr>
        <w:pStyle w:val="SOP-Text"/>
      </w:pPr>
      <w:r>
        <w:tab/>
      </w:r>
      <w:r>
        <w:tab/>
        <w:t>List of characteristic(s) used</w:t>
      </w:r>
    </w:p>
    <w:p w14:paraId="43286160" w14:textId="77777777" w:rsidR="00D930FC" w:rsidRDefault="00D930FC" w:rsidP="00D930FC">
      <w:pPr>
        <w:pStyle w:val="SOP-Text"/>
      </w:pPr>
      <w:r>
        <w:tab/>
      </w:r>
      <w:r>
        <w:tab/>
        <w:t>Plot caption/legend: note if provisional data are included</w:t>
      </w:r>
    </w:p>
    <w:p w14:paraId="7F2C6973" w14:textId="77777777" w:rsidR="00D930FC" w:rsidRDefault="00D930FC" w:rsidP="00D930FC">
      <w:pPr>
        <w:pStyle w:val="SOP-Text"/>
      </w:pPr>
      <w:r>
        <w:tab/>
      </w:r>
      <w:r>
        <w:tab/>
        <w:t>Optional: Shiny interactive options needed</w:t>
      </w:r>
    </w:p>
    <w:p w14:paraId="65D66F37" w14:textId="77777777" w:rsidR="00D930FC" w:rsidRDefault="00D930FC" w:rsidP="00D930FC">
      <w:pPr>
        <w:pStyle w:val="SOP-Text"/>
      </w:pPr>
    </w:p>
    <w:p w14:paraId="6E75765B" w14:textId="77777777" w:rsidR="00D930FC" w:rsidRDefault="00D930FC" w:rsidP="00D930FC">
      <w:pPr>
        <w:pStyle w:val="SOP-Text"/>
      </w:pPr>
      <w:r>
        <w:tab/>
      </w:r>
      <w:r w:rsidRPr="00271537">
        <w:rPr>
          <w:u w:val="single"/>
        </w:rPr>
        <w:t>Plot Citations/References</w:t>
      </w:r>
      <w:r>
        <w:rPr>
          <w:u w:val="single"/>
        </w:rPr>
        <w:t xml:space="preserve"> (text file – see template in zip file)</w:t>
      </w:r>
      <w:r>
        <w:t>:</w:t>
      </w:r>
    </w:p>
    <w:p w14:paraId="2B4A780C" w14:textId="77777777" w:rsidR="00D930FC" w:rsidRDefault="00D930FC" w:rsidP="00D930FC">
      <w:pPr>
        <w:pStyle w:val="SOP-Text"/>
      </w:pPr>
      <w:r>
        <w:tab/>
      </w:r>
      <w:r>
        <w:tab/>
        <w:t>This content appears in the Reference tab of the Analysis Button.</w:t>
      </w:r>
    </w:p>
    <w:p w14:paraId="62EC28EB" w14:textId="77777777" w:rsidR="00D930FC" w:rsidRDefault="00D930FC" w:rsidP="00D930FC">
      <w:pPr>
        <w:pStyle w:val="SOP-Text"/>
      </w:pPr>
    </w:p>
    <w:p w14:paraId="18EAA0EE" w14:textId="77777777" w:rsidR="00D930FC" w:rsidRDefault="00D930FC" w:rsidP="00D930FC">
      <w:pPr>
        <w:pStyle w:val="SOP-Text"/>
      </w:pPr>
      <w:r>
        <w:tab/>
      </w:r>
      <w:r>
        <w:tab/>
        <w:t xml:space="preserve">Plot Description: text description of plot content with summary detail on scientific and </w:t>
      </w:r>
    </w:p>
    <w:p w14:paraId="7C2C90F7" w14:textId="77777777" w:rsidR="00D930FC" w:rsidRDefault="00D930FC" w:rsidP="00D930FC">
      <w:pPr>
        <w:pStyle w:val="SOP-Text"/>
        <w:ind w:left="720" w:firstLine="720"/>
      </w:pPr>
      <w:proofErr w:type="gramStart"/>
      <w:r>
        <w:t>statistical</w:t>
      </w:r>
      <w:proofErr w:type="gramEnd"/>
      <w:r>
        <w:t xml:space="preserve"> attributes (enough to enable a user to understand the concept being portrayed)</w:t>
      </w:r>
    </w:p>
    <w:p w14:paraId="54C25102" w14:textId="77777777" w:rsidR="00D930FC" w:rsidRDefault="00D930FC" w:rsidP="00D930FC">
      <w:pPr>
        <w:pStyle w:val="SOP-Text"/>
      </w:pPr>
    </w:p>
    <w:p w14:paraId="3DAAAE8A" w14:textId="77777777" w:rsidR="00D930FC" w:rsidRDefault="00D930FC" w:rsidP="00D930FC">
      <w:pPr>
        <w:pStyle w:val="SOP-Text"/>
      </w:pPr>
      <w:r>
        <w:tab/>
      </w:r>
      <w:r>
        <w:tab/>
        <w:t>Link to Data Store collection or profiles:</w:t>
      </w:r>
    </w:p>
    <w:p w14:paraId="57F6C4CA" w14:textId="77777777" w:rsidR="00D930FC" w:rsidRDefault="00D930FC" w:rsidP="00D930FC">
      <w:pPr>
        <w:pStyle w:val="SOP-Text"/>
      </w:pPr>
      <w:r>
        <w:tab/>
      </w:r>
      <w:r>
        <w:tab/>
      </w:r>
      <w:r>
        <w:tab/>
      </w:r>
      <w:proofErr w:type="gramStart"/>
      <w:r>
        <w:t>links</w:t>
      </w:r>
      <w:proofErr w:type="gramEnd"/>
      <w:r>
        <w:t xml:space="preserve"> to a Collection containing the SOPs for data collection, processing, and </w:t>
      </w:r>
    </w:p>
    <w:p w14:paraId="30E85F5D" w14:textId="77777777" w:rsidR="00D930FC" w:rsidRDefault="00D930FC" w:rsidP="00D930FC">
      <w:pPr>
        <w:pStyle w:val="SOP-Text"/>
        <w:ind w:left="1440" w:firstLine="720"/>
      </w:pPr>
      <w:proofErr w:type="gramStart"/>
      <w:r>
        <w:t>QA/QC,</w:t>
      </w:r>
      <w:proofErr w:type="gramEnd"/>
      <w:r>
        <w:t xml:space="preserve"> and other relevant citations </w:t>
      </w:r>
    </w:p>
    <w:p w14:paraId="5D9F2E6D" w14:textId="77777777" w:rsidR="00D930FC" w:rsidRDefault="00D930FC" w:rsidP="00D930FC">
      <w:pPr>
        <w:pStyle w:val="SOP-Text"/>
        <w:ind w:left="1440" w:firstLine="720"/>
      </w:pPr>
      <w:proofErr w:type="gramStart"/>
      <w:r>
        <w:t>or</w:t>
      </w:r>
      <w:proofErr w:type="gramEnd"/>
      <w:r>
        <w:t xml:space="preserve">, </w:t>
      </w:r>
    </w:p>
    <w:p w14:paraId="3EC4FBEA" w14:textId="77777777" w:rsidR="00D930FC" w:rsidRDefault="00D930FC" w:rsidP="00D930FC">
      <w:pPr>
        <w:pStyle w:val="SOP-Text"/>
        <w:ind w:left="1440" w:firstLine="720"/>
      </w:pPr>
      <w:proofErr w:type="gramStart"/>
      <w:r>
        <w:t>links</w:t>
      </w:r>
      <w:proofErr w:type="gramEnd"/>
      <w:r>
        <w:t xml:space="preserve"> to individual reference profiles for the same</w:t>
      </w:r>
    </w:p>
    <w:p w14:paraId="26012490" w14:textId="77777777" w:rsidR="00D930FC" w:rsidRDefault="00D930FC" w:rsidP="00D930FC">
      <w:pPr>
        <w:pStyle w:val="SOP-Text"/>
      </w:pPr>
    </w:p>
    <w:p w14:paraId="14E47903" w14:textId="77777777" w:rsidR="00D930FC" w:rsidRDefault="00D930FC" w:rsidP="00D930FC">
      <w:pPr>
        <w:pStyle w:val="SOP-Text"/>
      </w:pPr>
      <w:r>
        <w:tab/>
      </w:r>
      <w:r>
        <w:tab/>
        <w:t>Other/external links (as needed)</w:t>
      </w:r>
    </w:p>
    <w:p w14:paraId="146BECA2" w14:textId="77777777" w:rsidR="00D930FC" w:rsidRDefault="00D930FC" w:rsidP="00377648">
      <w:pPr>
        <w:pStyle w:val="SOP-Text"/>
      </w:pPr>
    </w:p>
    <w:p w14:paraId="0037BC94" w14:textId="50D16BCA" w:rsidR="006B5C45" w:rsidRPr="0020096A" w:rsidRDefault="006E4BF5" w:rsidP="006B5C45">
      <w:pPr>
        <w:pStyle w:val="SOP-L3"/>
      </w:pPr>
      <w:bookmarkStart w:id="52" w:name="_Toc423343091"/>
      <w:r>
        <w:t xml:space="preserve">Step 4: </w:t>
      </w:r>
      <w:r w:rsidR="006B5C45">
        <w:t>Submit a Visualization Package</w:t>
      </w:r>
      <w:bookmarkEnd w:id="52"/>
    </w:p>
    <w:p w14:paraId="3ED0C61A" w14:textId="77777777" w:rsidR="006B5C45" w:rsidRDefault="006B5C45" w:rsidP="006B5C45">
      <w:pPr>
        <w:pStyle w:val="SOP-Text"/>
      </w:pPr>
      <w:r>
        <w:t xml:space="preserve">Once the zipped visualization package file is complete, create a package upload request in the Visualization Issue Tracker site (NPS intranet only).  </w:t>
      </w:r>
    </w:p>
    <w:p w14:paraId="6A4CAC75" w14:textId="77777777" w:rsidR="006B5C45" w:rsidRDefault="006B5C45" w:rsidP="006B5C45">
      <w:pPr>
        <w:pStyle w:val="SOP-Text"/>
        <w:numPr>
          <w:ilvl w:val="0"/>
          <w:numId w:val="35"/>
        </w:numPr>
      </w:pPr>
      <w:r>
        <w:t xml:space="preserve">If needed, connect via VPN to get on the NPS network. </w:t>
      </w:r>
    </w:p>
    <w:p w14:paraId="1A80FC9E" w14:textId="77777777" w:rsidR="006B5C45" w:rsidRDefault="006B5C45" w:rsidP="006B5C45">
      <w:pPr>
        <w:pStyle w:val="SOP-Text"/>
        <w:numPr>
          <w:ilvl w:val="0"/>
          <w:numId w:val="35"/>
        </w:numPr>
      </w:pPr>
      <w:r>
        <w:t xml:space="preserve">Open the Issue Tracker: </w:t>
      </w:r>
      <w:hyperlink r:id="rId29" w:history="1">
        <w:r w:rsidRPr="00A644BB">
          <w:rPr>
            <w:rStyle w:val="Hyperlink"/>
          </w:rPr>
          <w:t>http://inpniscvsp05:39904/imdev/projects/Pages/NDV.aspx</w:t>
        </w:r>
      </w:hyperlink>
      <w:r>
        <w:t xml:space="preserve">  </w:t>
      </w:r>
    </w:p>
    <w:p w14:paraId="6167F364" w14:textId="77777777" w:rsidR="006B5C45" w:rsidRDefault="006B5C45" w:rsidP="006B5C45">
      <w:pPr>
        <w:pStyle w:val="SOP-Text"/>
        <w:numPr>
          <w:ilvl w:val="0"/>
          <w:numId w:val="35"/>
        </w:numPr>
      </w:pPr>
      <w:r>
        <w:t>Create a new issue (scroll to bottom of page and click ‘Add new item’).  Use these formats for the Plot Spec and Description fields:</w:t>
      </w:r>
    </w:p>
    <w:p w14:paraId="6BF133CB" w14:textId="45DAC1ED" w:rsidR="006B5C45" w:rsidRDefault="006B5C45" w:rsidP="006B5C45">
      <w:pPr>
        <w:pStyle w:val="SOP-Text"/>
        <w:ind w:left="1440"/>
      </w:pPr>
      <w:r>
        <w:t>Plot Specs:  Visualization Package Submission: &lt;</w:t>
      </w:r>
      <w:proofErr w:type="spellStart"/>
      <w:r w:rsidRPr="00B377E8">
        <w:rPr>
          <w:i/>
        </w:rPr>
        <w:t>NetworkCode</w:t>
      </w:r>
      <w:proofErr w:type="spellEnd"/>
      <w:r>
        <w:t>&gt;, &lt;</w:t>
      </w:r>
      <w:proofErr w:type="spellStart"/>
      <w:r w:rsidRPr="00B377E8">
        <w:rPr>
          <w:i/>
        </w:rPr>
        <w:t>ParkCode</w:t>
      </w:r>
      <w:proofErr w:type="spellEnd"/>
      <w:r w:rsidR="00E52BBB" w:rsidRPr="00B377E8">
        <w:rPr>
          <w:i/>
        </w:rPr>
        <w:t>(s)</w:t>
      </w:r>
      <w:r>
        <w:t>&gt;</w:t>
      </w:r>
    </w:p>
    <w:p w14:paraId="1F5CE53D" w14:textId="77777777" w:rsidR="006B5C45" w:rsidRDefault="006B5C45" w:rsidP="006B5C45">
      <w:pPr>
        <w:pStyle w:val="SOP-Text"/>
        <w:ind w:left="1440"/>
      </w:pPr>
      <w:r>
        <w:t>Description: &lt;</w:t>
      </w:r>
      <w:r w:rsidRPr="00B377E8">
        <w:rPr>
          <w:i/>
        </w:rPr>
        <w:t>Analysis Button Label</w:t>
      </w:r>
      <w:r>
        <w:t>&gt; &lt;</w:t>
      </w:r>
      <w:r w:rsidRPr="00B377E8">
        <w:rPr>
          <w:i/>
        </w:rPr>
        <w:t>package zip file name</w:t>
      </w:r>
      <w:r>
        <w:t xml:space="preserve">&gt; </w:t>
      </w:r>
    </w:p>
    <w:p w14:paraId="49D31D9E" w14:textId="77777777" w:rsidR="006B5C45" w:rsidRDefault="006B5C45" w:rsidP="006B5C45">
      <w:pPr>
        <w:pStyle w:val="SOP-Text"/>
        <w:ind w:left="1440"/>
      </w:pPr>
      <w:r>
        <w:t xml:space="preserve">(Example: Scatter Plot with Assessment Points </w:t>
      </w:r>
      <w:r w:rsidRPr="001073BA">
        <w:t>NETN_ScatterPlot_20150410.zip</w:t>
      </w:r>
      <w:r>
        <w:t>)</w:t>
      </w:r>
    </w:p>
    <w:p w14:paraId="45063577" w14:textId="77777777" w:rsidR="0012696D" w:rsidRDefault="006B5C45" w:rsidP="0012696D">
      <w:pPr>
        <w:pStyle w:val="SOP-Text"/>
        <w:numPr>
          <w:ilvl w:val="0"/>
          <w:numId w:val="35"/>
        </w:numPr>
      </w:pPr>
      <w:r>
        <w:t>Select a desired Due Date and use the Comments field for special instructions.</w:t>
      </w:r>
    </w:p>
    <w:p w14:paraId="587A051B" w14:textId="77777777" w:rsidR="00B377E8" w:rsidRDefault="006B5C45" w:rsidP="00B377E8">
      <w:pPr>
        <w:pStyle w:val="SOP-Text"/>
        <w:numPr>
          <w:ilvl w:val="0"/>
          <w:numId w:val="35"/>
        </w:numPr>
      </w:pPr>
      <w:r>
        <w:t>Click Attach File from the popup ribbon and navigate to the visualization package zip file.  Upload it.</w:t>
      </w:r>
      <w:r w:rsidR="00B377E8">
        <w:t xml:space="preserve"> </w:t>
      </w:r>
    </w:p>
    <w:p w14:paraId="7F2430AC" w14:textId="0E376E34" w:rsidR="006E4BF5" w:rsidRDefault="006B5C45" w:rsidP="006E4BF5">
      <w:pPr>
        <w:pStyle w:val="SOP-Text"/>
        <w:ind w:left="720"/>
      </w:pPr>
      <w:r w:rsidRPr="00AA6DDB">
        <w:t>Click Save to submit the package.  You will receive notification when your visualization package has been deployed</w:t>
      </w:r>
      <w:ins w:id="53" w:author="Lisa Nelson" w:date="2015-04-02T16:32:00Z">
        <w:r w:rsidR="00196934" w:rsidRPr="00AA6DDB">
          <w:t xml:space="preserve"> </w:t>
        </w:r>
      </w:ins>
      <w:r w:rsidR="00196934" w:rsidRPr="00AA6DDB">
        <w:t>as an analysis button</w:t>
      </w:r>
      <w:r w:rsidRPr="00AA6DDB">
        <w:t xml:space="preserve"> to the testing </w:t>
      </w:r>
      <w:bookmarkEnd w:id="11"/>
      <w:r w:rsidR="00B377E8">
        <w:t xml:space="preserve">server. </w:t>
      </w:r>
    </w:p>
    <w:p w14:paraId="11E2CD7D" w14:textId="77777777" w:rsidR="006E4BF5" w:rsidRPr="0020096A" w:rsidRDefault="006E4BF5" w:rsidP="006E4BF5">
      <w:pPr>
        <w:pStyle w:val="SOP-L3"/>
      </w:pPr>
      <w:bookmarkStart w:id="54" w:name="_Toc423343092"/>
      <w:r>
        <w:t>Borrow an Existing Package</w:t>
      </w:r>
      <w:bookmarkEnd w:id="54"/>
    </w:p>
    <w:p w14:paraId="44F1E051" w14:textId="77777777" w:rsidR="006E4BF5" w:rsidRDefault="006E4BF5" w:rsidP="006E4BF5">
      <w:pPr>
        <w:pStyle w:val="SOP-Text"/>
      </w:pPr>
      <w:r>
        <w:t>Sample packages will be posted on the Visualization Collaboration Website (</w:t>
      </w:r>
      <w:hyperlink r:id="rId30" w:history="1">
        <w:r w:rsidRPr="00415726">
          <w:rPr>
            <w:rStyle w:val="Hyperlink"/>
          </w:rPr>
          <w:t>http://imtest/im/reports/plots/Documentation/</w:t>
        </w:r>
      </w:hyperlink>
      <w:r>
        <w:t xml:space="preserve">).  Download a package, unzip it, then modify the data service URLs and R parameters in the R script(s).  Also, change the plot description and citations are needed.  Create a new visualization package and submit it. </w:t>
      </w:r>
    </w:p>
    <w:p w14:paraId="2A6C2561" w14:textId="77777777" w:rsidR="006E4BF5" w:rsidRPr="00AA6DDB" w:rsidDel="00EB2BD2" w:rsidRDefault="006E4BF5" w:rsidP="006E4BF5">
      <w:pPr>
        <w:pStyle w:val="SOP-Text"/>
        <w:rPr>
          <w:del w:id="55" w:author="Lisa Nelson" w:date="2015-04-02T16:17:00Z"/>
        </w:rPr>
      </w:pPr>
    </w:p>
    <w:p w14:paraId="4E15DD4F" w14:textId="42E002CE" w:rsidR="00544E35" w:rsidRDefault="00544E35" w:rsidP="006173F1">
      <w:pPr>
        <w:pStyle w:val="SOP-Text"/>
      </w:pPr>
    </w:p>
    <w:p w14:paraId="344FEFF2" w14:textId="3D416AFE" w:rsidR="0010074C" w:rsidRPr="00407C25" w:rsidRDefault="0010074C" w:rsidP="0010074C">
      <w:pPr>
        <w:pStyle w:val="SOP-L2"/>
      </w:pPr>
      <w:bookmarkStart w:id="56" w:name="_Toc316654847"/>
      <w:bookmarkStart w:id="57" w:name="_Toc423343093"/>
      <w:r>
        <w:lastRenderedPageBreak/>
        <w:t>Frequently Asked Questions</w:t>
      </w:r>
      <w:bookmarkEnd w:id="56"/>
      <w:bookmarkEnd w:id="57"/>
      <w:r w:rsidRPr="00407C25">
        <w:t xml:space="preserve">     </w:t>
      </w:r>
    </w:p>
    <w:p w14:paraId="5922D14B" w14:textId="0B9B2AD5" w:rsidR="006A48C0" w:rsidRDefault="006A48C0" w:rsidP="006A48C0">
      <w:pPr>
        <w:pStyle w:val="SOP-L3"/>
      </w:pPr>
      <w:bookmarkStart w:id="58" w:name="_Toc423343094"/>
      <w:r>
        <w:t>What are data services?</w:t>
      </w:r>
      <w:bookmarkEnd w:id="58"/>
    </w:p>
    <w:p w14:paraId="08FDF46B" w14:textId="77777777" w:rsidR="00585EB6" w:rsidRDefault="00585EB6" w:rsidP="00734D15">
      <w:pPr>
        <w:pStyle w:val="SOP-Text"/>
        <w:rPr>
          <w:ins w:id="59" w:author="Lisa Nelson" w:date="2015-04-20T10:28:00Z"/>
        </w:rPr>
      </w:pPr>
      <w:r>
        <w:t>Data service is a generic term describing the vending of data via a URL. Many technologies can be used to create data services. In most cases, the technique involves connecting to a source database or databases, then creating data entities (representations of data tables and/or queries). Then, these data entities are exposed as components of the overall data service.  The service allows simple or detailed querying of the data in the entities via URLs (HTTP or HTTPS).</w:t>
      </w:r>
    </w:p>
    <w:p w14:paraId="05BC8B3B" w14:textId="77777777" w:rsidR="00585EB6" w:rsidRDefault="00585EB6" w:rsidP="00734D15">
      <w:pPr>
        <w:pStyle w:val="SOP-Text"/>
      </w:pPr>
    </w:p>
    <w:p w14:paraId="0DC7065B" w14:textId="37B9F2DD" w:rsidR="00CD1358" w:rsidRPr="00CD1358" w:rsidRDefault="00585EB6" w:rsidP="00734D15">
      <w:pPr>
        <w:pStyle w:val="SOP-Text"/>
        <w:rPr>
          <w:szCs w:val="20"/>
        </w:rPr>
      </w:pPr>
      <w:r>
        <w:t xml:space="preserve">For I&amp;M visualization, database views (queries) are the sources of data </w:t>
      </w:r>
      <w:r w:rsidR="00CD1358">
        <w:t>tables</w:t>
      </w:r>
      <w:r w:rsidR="00A6452E">
        <w:t>. Data tables</w:t>
      </w:r>
      <w:r>
        <w:t xml:space="preserve"> vary by vital sign. For water quality, the </w:t>
      </w:r>
      <w:r w:rsidR="00CD1358">
        <w:t>tables</w:t>
      </w:r>
      <w:r>
        <w:t xml:space="preserve"> are:  </w:t>
      </w:r>
      <w:r>
        <w:rPr>
          <w:szCs w:val="20"/>
        </w:rPr>
        <w:t xml:space="preserve">Networks, Parks, Sites, Characteristics, Data (Datum), Date, Time, </w:t>
      </w:r>
      <w:proofErr w:type="spellStart"/>
      <w:r>
        <w:rPr>
          <w:szCs w:val="20"/>
        </w:rPr>
        <w:t>AssessmentPointsBySiteAndChar</w:t>
      </w:r>
      <w:proofErr w:type="spellEnd"/>
      <w:r>
        <w:rPr>
          <w:szCs w:val="20"/>
        </w:rPr>
        <w:t xml:space="preserve">, and </w:t>
      </w:r>
      <w:proofErr w:type="spellStart"/>
      <w:r w:rsidR="00CD1358" w:rsidRPr="00CD1358">
        <w:rPr>
          <w:szCs w:val="20"/>
        </w:rPr>
        <w:t>GeoJSONStations</w:t>
      </w:r>
      <w:proofErr w:type="spellEnd"/>
      <w:r w:rsidR="00D930FC">
        <w:rPr>
          <w:szCs w:val="20"/>
        </w:rPr>
        <w:t>.  See Appendix 5</w:t>
      </w:r>
      <w:r>
        <w:rPr>
          <w:szCs w:val="20"/>
        </w:rPr>
        <w:t xml:space="preserve"> for a relationship diagram of these </w:t>
      </w:r>
      <w:r w:rsidR="00A6465C">
        <w:rPr>
          <w:szCs w:val="20"/>
        </w:rPr>
        <w:t>tables and their fields</w:t>
      </w:r>
      <w:r>
        <w:rPr>
          <w:szCs w:val="20"/>
        </w:rPr>
        <w:t>.</w:t>
      </w:r>
      <w:r w:rsidR="00CD1358">
        <w:rPr>
          <w:szCs w:val="20"/>
        </w:rPr>
        <w:t xml:space="preserve"> Note that the relationship diagram calls the Data table ‘Datum’ – this is because the utility used to create OData services forces names to be plural. </w:t>
      </w:r>
    </w:p>
    <w:p w14:paraId="79B4EE34" w14:textId="28C36474" w:rsidR="0010074C" w:rsidRDefault="00E06A15" w:rsidP="0010074C">
      <w:pPr>
        <w:pStyle w:val="SOP-L3"/>
      </w:pPr>
      <w:bookmarkStart w:id="60" w:name="_Toc423343095"/>
      <w:r>
        <w:t>How do I Use</w:t>
      </w:r>
      <w:r w:rsidR="0082040C">
        <w:t xml:space="preserve"> </w:t>
      </w:r>
      <w:r w:rsidR="006F613C">
        <w:t>O</w:t>
      </w:r>
      <w:r w:rsidR="008914BA">
        <w:t>D</w:t>
      </w:r>
      <w:r w:rsidR="006173F1">
        <w:t xml:space="preserve">ata </w:t>
      </w:r>
      <w:r w:rsidR="0082040C">
        <w:t>Services</w:t>
      </w:r>
      <w:r>
        <w:t>?</w:t>
      </w:r>
      <w:bookmarkEnd w:id="60"/>
    </w:p>
    <w:p w14:paraId="1DBD107A" w14:textId="3D8AEEEA" w:rsidR="0010074C" w:rsidRDefault="006D5100" w:rsidP="0010074C">
      <w:pPr>
        <w:pStyle w:val="SOP-Text"/>
      </w:pPr>
      <w:r>
        <w:t>The Open Data Protocol (OData) allows data access via Uniform Resource Indicators (U</w:t>
      </w:r>
      <w:r w:rsidR="00E06A15">
        <w:t>RIs) to data using URLs</w:t>
      </w:r>
      <w:r>
        <w:t xml:space="preserve">.  </w:t>
      </w:r>
      <w:r w:rsidR="00E06A15">
        <w:t>Background documentation</w:t>
      </w:r>
      <w:r>
        <w:t xml:space="preserve"> and example syntax can be found here:</w:t>
      </w:r>
    </w:p>
    <w:p w14:paraId="3583F49F" w14:textId="77777777" w:rsidR="006D5100" w:rsidRDefault="006D5100" w:rsidP="0010074C">
      <w:pPr>
        <w:pStyle w:val="SOP-Text"/>
      </w:pPr>
    </w:p>
    <w:p w14:paraId="792DE8B7" w14:textId="22F95479" w:rsidR="0010074C" w:rsidRDefault="00727E58" w:rsidP="0010074C">
      <w:pPr>
        <w:pStyle w:val="SOP-Text"/>
      </w:pPr>
      <w:hyperlink r:id="rId31" w:history="1">
        <w:r w:rsidR="006D5100" w:rsidRPr="00E4278D">
          <w:rPr>
            <w:rStyle w:val="Hyperlink"/>
          </w:rPr>
          <w:t>http://www.odata.org/documentation/odata-version-2-0/uri-conventions/</w:t>
        </w:r>
      </w:hyperlink>
      <w:r w:rsidR="006D5100">
        <w:t xml:space="preserve"> </w:t>
      </w:r>
    </w:p>
    <w:p w14:paraId="106D43EA" w14:textId="77777777" w:rsidR="00B75318" w:rsidRDefault="00B75318" w:rsidP="0010074C">
      <w:pPr>
        <w:pStyle w:val="SOP-Text"/>
      </w:pPr>
    </w:p>
    <w:p w14:paraId="24215D85" w14:textId="64C4D137" w:rsidR="006D5100" w:rsidRDefault="006D5100" w:rsidP="00841AB7">
      <w:pPr>
        <w:pStyle w:val="SOP-Text"/>
        <w:rPr>
          <w:szCs w:val="20"/>
        </w:rPr>
      </w:pPr>
      <w:r>
        <w:rPr>
          <w:szCs w:val="20"/>
        </w:rPr>
        <w:t xml:space="preserve">The NPS I&amp;M data services are vended internally (all data) and externally (non-sensitive and non-provisional data).  These services are created using the Microsoft </w:t>
      </w:r>
      <w:proofErr w:type="spellStart"/>
      <w:r>
        <w:rPr>
          <w:szCs w:val="20"/>
        </w:rPr>
        <w:t>WebAPI</w:t>
      </w:r>
      <w:proofErr w:type="spellEnd"/>
      <w:r>
        <w:rPr>
          <w:szCs w:val="20"/>
        </w:rPr>
        <w:t xml:space="preserve"> framework and run under </w:t>
      </w:r>
      <w:r w:rsidR="00CD1358">
        <w:rPr>
          <w:szCs w:val="20"/>
        </w:rPr>
        <w:t xml:space="preserve">the </w:t>
      </w:r>
      <w:r>
        <w:rPr>
          <w:szCs w:val="20"/>
        </w:rPr>
        <w:t>IIS</w:t>
      </w:r>
      <w:r w:rsidR="00CD1358">
        <w:rPr>
          <w:szCs w:val="20"/>
        </w:rPr>
        <w:t xml:space="preserve"> </w:t>
      </w:r>
      <w:r w:rsidR="00837FA2">
        <w:rPr>
          <w:szCs w:val="20"/>
        </w:rPr>
        <w:t xml:space="preserve">(Internet Information Services) </w:t>
      </w:r>
      <w:r w:rsidR="00CD1358">
        <w:rPr>
          <w:szCs w:val="20"/>
        </w:rPr>
        <w:t>web server.</w:t>
      </w:r>
      <w:r>
        <w:rPr>
          <w:szCs w:val="20"/>
        </w:rPr>
        <w:t xml:space="preserve"> </w:t>
      </w:r>
    </w:p>
    <w:p w14:paraId="42D63CDC" w14:textId="0772A3AB" w:rsidR="00C92CCA" w:rsidRDefault="00C92CCA" w:rsidP="00841AB7">
      <w:pPr>
        <w:pStyle w:val="SOP-Text"/>
        <w:rPr>
          <w:szCs w:val="20"/>
        </w:rPr>
      </w:pPr>
    </w:p>
    <w:tbl>
      <w:tblPr>
        <w:tblStyle w:val="TableGrid"/>
        <w:tblW w:w="0" w:type="auto"/>
        <w:tblLook w:val="04A0" w:firstRow="1" w:lastRow="0" w:firstColumn="1" w:lastColumn="0" w:noHBand="0" w:noVBand="1"/>
      </w:tblPr>
      <w:tblGrid>
        <w:gridCol w:w="2656"/>
        <w:gridCol w:w="6920"/>
      </w:tblGrid>
      <w:tr w:rsidR="006D5100" w14:paraId="36E57B32" w14:textId="77777777" w:rsidTr="006D5100">
        <w:tc>
          <w:tcPr>
            <w:tcW w:w="3192" w:type="dxa"/>
          </w:tcPr>
          <w:p w14:paraId="0E7518B5" w14:textId="38FE4DA0" w:rsidR="006D5100" w:rsidRPr="002A66FF" w:rsidRDefault="006D5100" w:rsidP="00841AB7">
            <w:pPr>
              <w:pStyle w:val="SOP-Text"/>
              <w:rPr>
                <w:i/>
                <w:szCs w:val="20"/>
              </w:rPr>
            </w:pPr>
            <w:r w:rsidRPr="002A66FF">
              <w:rPr>
                <w:i/>
                <w:szCs w:val="20"/>
              </w:rPr>
              <w:t>Availability</w:t>
            </w:r>
          </w:p>
        </w:tc>
        <w:tc>
          <w:tcPr>
            <w:tcW w:w="3192" w:type="dxa"/>
          </w:tcPr>
          <w:p w14:paraId="3D4181A4" w14:textId="34EEFAF8" w:rsidR="006D5100" w:rsidRPr="002A66FF" w:rsidRDefault="006D5100" w:rsidP="00841AB7">
            <w:pPr>
              <w:pStyle w:val="SOP-Text"/>
              <w:rPr>
                <w:i/>
                <w:szCs w:val="20"/>
              </w:rPr>
            </w:pPr>
            <w:r w:rsidRPr="002A66FF">
              <w:rPr>
                <w:i/>
                <w:szCs w:val="20"/>
              </w:rPr>
              <w:t>OData Metadata URL</w:t>
            </w:r>
          </w:p>
        </w:tc>
      </w:tr>
      <w:tr w:rsidR="006D5100" w14:paraId="37A07D3D" w14:textId="77777777" w:rsidTr="006D5100">
        <w:tc>
          <w:tcPr>
            <w:tcW w:w="3192" w:type="dxa"/>
          </w:tcPr>
          <w:p w14:paraId="1CB3F1CD" w14:textId="4F1EC9F2" w:rsidR="006D5100" w:rsidRDefault="006D5100" w:rsidP="00841AB7">
            <w:pPr>
              <w:pStyle w:val="SOP-Text"/>
              <w:rPr>
                <w:szCs w:val="20"/>
              </w:rPr>
            </w:pPr>
            <w:r>
              <w:rPr>
                <w:szCs w:val="20"/>
              </w:rPr>
              <w:t>Internal (all data)</w:t>
            </w:r>
          </w:p>
        </w:tc>
        <w:tc>
          <w:tcPr>
            <w:tcW w:w="3192" w:type="dxa"/>
          </w:tcPr>
          <w:p w14:paraId="3E5007A3" w14:textId="12D4297D" w:rsidR="006D5100" w:rsidRDefault="00727E58" w:rsidP="00841AB7">
            <w:pPr>
              <w:pStyle w:val="SOP-Text"/>
              <w:rPr>
                <w:szCs w:val="20"/>
              </w:rPr>
            </w:pPr>
            <w:hyperlink r:id="rId32" w:history="1">
              <w:r w:rsidR="006D5100" w:rsidRPr="00E4278D">
                <w:rPr>
                  <w:rStyle w:val="Hyperlink"/>
                  <w:szCs w:val="20"/>
                </w:rPr>
                <w:t>http://irmadevservices.nps.gov/WaterQualityDataServices/Odata/$metadata</w:t>
              </w:r>
            </w:hyperlink>
            <w:r w:rsidR="006D5100">
              <w:rPr>
                <w:szCs w:val="20"/>
              </w:rPr>
              <w:t xml:space="preserve"> </w:t>
            </w:r>
          </w:p>
        </w:tc>
      </w:tr>
      <w:tr w:rsidR="006D5100" w14:paraId="7209E63F" w14:textId="77777777" w:rsidTr="006D5100">
        <w:tc>
          <w:tcPr>
            <w:tcW w:w="3192" w:type="dxa"/>
          </w:tcPr>
          <w:p w14:paraId="22F15817" w14:textId="154ACA06" w:rsidR="006D5100" w:rsidRDefault="006D5100" w:rsidP="00841AB7">
            <w:pPr>
              <w:pStyle w:val="SOP-Text"/>
              <w:rPr>
                <w:szCs w:val="20"/>
              </w:rPr>
            </w:pPr>
            <w:r>
              <w:rPr>
                <w:szCs w:val="20"/>
              </w:rPr>
              <w:t>External (non-sensitive and non-proprietary data)</w:t>
            </w:r>
          </w:p>
        </w:tc>
        <w:tc>
          <w:tcPr>
            <w:tcW w:w="3192" w:type="dxa"/>
          </w:tcPr>
          <w:p w14:paraId="1FCD3669" w14:textId="23275414" w:rsidR="006D5100" w:rsidRDefault="006D5100" w:rsidP="00841AB7">
            <w:pPr>
              <w:pStyle w:val="SOP-Text"/>
              <w:rPr>
                <w:szCs w:val="20"/>
              </w:rPr>
            </w:pPr>
            <w:r w:rsidRPr="00E06A15">
              <w:rPr>
                <w:szCs w:val="20"/>
                <w:highlight w:val="yellow"/>
              </w:rPr>
              <w:t>TDB</w:t>
            </w:r>
          </w:p>
        </w:tc>
      </w:tr>
    </w:tbl>
    <w:p w14:paraId="1664462D" w14:textId="77777777" w:rsidR="00BF3326" w:rsidRDefault="00BF3326" w:rsidP="00841AB7">
      <w:pPr>
        <w:pStyle w:val="SOP-Text"/>
        <w:rPr>
          <w:szCs w:val="20"/>
        </w:rPr>
      </w:pPr>
    </w:p>
    <w:p w14:paraId="4DF79540" w14:textId="77777777" w:rsidR="00C459DE" w:rsidRDefault="00C459DE" w:rsidP="00C459DE">
      <w:pPr>
        <w:pStyle w:val="SOP-Text"/>
      </w:pPr>
      <w:r>
        <w:t>Examples of OData service requests specific to the CVDT can be found in Appendix 2.</w:t>
      </w:r>
    </w:p>
    <w:p w14:paraId="1FE4E020" w14:textId="43CD91EA" w:rsidR="00BF3326" w:rsidRDefault="00C635D3" w:rsidP="00BF3326">
      <w:pPr>
        <w:pStyle w:val="SOP-L3"/>
      </w:pPr>
      <w:bookmarkStart w:id="61" w:name="_Toc423343096"/>
      <w:r>
        <w:t>How does the Data Mart work?</w:t>
      </w:r>
      <w:bookmarkEnd w:id="61"/>
    </w:p>
    <w:p w14:paraId="68E5A84C" w14:textId="02F280B0" w:rsidR="0082671E" w:rsidRDefault="00C635D3" w:rsidP="00BF3326">
      <w:pPr>
        <w:pStyle w:val="SOP-Text"/>
        <w:rPr>
          <w:szCs w:val="20"/>
        </w:rPr>
      </w:pPr>
      <w:r>
        <w:rPr>
          <w:szCs w:val="20"/>
        </w:rPr>
        <w:t xml:space="preserve">For details, see the Water Quality Data Mart documentation located here: </w:t>
      </w:r>
      <w:r w:rsidRPr="00C635D3">
        <w:rPr>
          <w:szCs w:val="20"/>
          <w:highlight w:val="yellow"/>
        </w:rPr>
        <w:t>&lt;URL</w:t>
      </w:r>
      <w:r w:rsidR="003D0432">
        <w:rPr>
          <w:szCs w:val="20"/>
          <w:highlight w:val="yellow"/>
        </w:rPr>
        <w:t xml:space="preserve"> TBD</w:t>
      </w:r>
      <w:r w:rsidRPr="00C635D3">
        <w:rPr>
          <w:szCs w:val="20"/>
          <w:highlight w:val="yellow"/>
        </w:rPr>
        <w:t>&gt;</w:t>
      </w:r>
    </w:p>
    <w:p w14:paraId="50F6748C" w14:textId="14ED9A7A" w:rsidR="0082671E" w:rsidRDefault="00E06A15" w:rsidP="0082671E">
      <w:pPr>
        <w:pStyle w:val="SOP-L3"/>
      </w:pPr>
      <w:bookmarkStart w:id="62" w:name="_Toc423343097"/>
      <w:r>
        <w:t xml:space="preserve">Where is the </w:t>
      </w:r>
      <w:r w:rsidR="0082671E">
        <w:t xml:space="preserve">Visualization Collaboration </w:t>
      </w:r>
      <w:r>
        <w:t>Webs</w:t>
      </w:r>
      <w:r w:rsidR="0082671E">
        <w:t>ite</w:t>
      </w:r>
      <w:r>
        <w:t>?</w:t>
      </w:r>
      <w:bookmarkEnd w:id="62"/>
    </w:p>
    <w:p w14:paraId="3C9E9CB0" w14:textId="7B7A3E8B" w:rsidR="005A40F8" w:rsidRPr="00521333" w:rsidRDefault="0082671E" w:rsidP="00521333">
      <w:pPr>
        <w:pStyle w:val="SOP-Text"/>
        <w:rPr>
          <w:szCs w:val="20"/>
        </w:rPr>
      </w:pPr>
      <w:proofErr w:type="gramStart"/>
      <w:r>
        <w:t>The I</w:t>
      </w:r>
      <w:proofErr w:type="gramEnd"/>
      <w:r>
        <w:t>&amp;M data</w:t>
      </w:r>
      <w:r w:rsidR="00E06A15">
        <w:t xml:space="preserve"> visualization collaboration site is here: </w:t>
      </w:r>
      <w:hyperlink r:id="rId33" w:history="1">
        <w:r w:rsidR="00A35DA8" w:rsidRPr="00415726">
          <w:rPr>
            <w:rStyle w:val="Hyperlink"/>
          </w:rPr>
          <w:t>http://imtest/im/reports/plots/Documentation/</w:t>
        </w:r>
      </w:hyperlink>
      <w:r w:rsidR="00A35DA8">
        <w:t xml:space="preserve"> </w:t>
      </w:r>
    </w:p>
    <w:p w14:paraId="2E3EB3D8" w14:textId="3DA8FDF2" w:rsidR="000C062A" w:rsidRPr="00482FF0" w:rsidRDefault="00940A79" w:rsidP="00F639F3">
      <w:pPr>
        <w:pStyle w:val="SOP-L2"/>
      </w:pPr>
      <w:bookmarkStart w:id="63" w:name="_Toc423343098"/>
      <w:r>
        <w:t>References</w:t>
      </w:r>
      <w:bookmarkEnd w:id="63"/>
      <w:r>
        <w:t xml:space="preserve"> </w:t>
      </w:r>
    </w:p>
    <w:p w14:paraId="17387C6B" w14:textId="77777777" w:rsidR="00FA7A24" w:rsidRDefault="00FA7A24" w:rsidP="00282C14">
      <w:pPr>
        <w:rPr>
          <w:rFonts w:cs="Times New Roman"/>
          <w:sz w:val="20"/>
          <w:szCs w:val="20"/>
        </w:rPr>
      </w:pPr>
    </w:p>
    <w:p w14:paraId="23AF9BBD" w14:textId="29198918" w:rsidR="00342DB0" w:rsidRDefault="00342DB0" w:rsidP="00A35E18">
      <w:pPr>
        <w:pStyle w:val="SOP-LiteratureCited"/>
        <w:rPr>
          <w:rFonts w:ascii="Arial" w:hAnsi="Arial" w:cs="Arial"/>
          <w:sz w:val="20"/>
          <w:szCs w:val="20"/>
        </w:rPr>
      </w:pPr>
      <w:r>
        <w:rPr>
          <w:rFonts w:ascii="Arial" w:hAnsi="Arial" w:cs="Arial"/>
          <w:sz w:val="20"/>
          <w:szCs w:val="20"/>
        </w:rPr>
        <w:t xml:space="preserve">Google Code. 2015. Google’s R Style Guide. Available at: </w:t>
      </w:r>
      <w:hyperlink r:id="rId34" w:history="1">
        <w:r w:rsidRPr="00CB224B">
          <w:rPr>
            <w:rStyle w:val="Hyperlink"/>
            <w:rFonts w:ascii="Arial" w:hAnsi="Arial" w:cs="Arial"/>
            <w:sz w:val="20"/>
            <w:szCs w:val="20"/>
          </w:rPr>
          <w:t>https://google-styleguide.googlecode.com/svn/trunk/Rguide.xml</w:t>
        </w:r>
      </w:hyperlink>
      <w:r>
        <w:rPr>
          <w:rFonts w:ascii="Arial" w:hAnsi="Arial" w:cs="Arial"/>
          <w:sz w:val="20"/>
          <w:szCs w:val="20"/>
        </w:rPr>
        <w:t xml:space="preserve"> (Accessed 20150324).</w:t>
      </w:r>
    </w:p>
    <w:p w14:paraId="2149D914" w14:textId="77777777" w:rsidR="00342DB0" w:rsidRDefault="00342DB0" w:rsidP="00A35E18">
      <w:pPr>
        <w:pStyle w:val="SOP-LiteratureCited"/>
        <w:rPr>
          <w:rFonts w:ascii="Arial" w:hAnsi="Arial" w:cs="Arial"/>
          <w:sz w:val="20"/>
          <w:szCs w:val="20"/>
        </w:rPr>
      </w:pPr>
    </w:p>
    <w:p w14:paraId="74E71199" w14:textId="372A89F7" w:rsidR="00A35E18" w:rsidRDefault="00A35E18" w:rsidP="00A35E18">
      <w:pPr>
        <w:pStyle w:val="SOP-LiteratureCited"/>
        <w:rPr>
          <w:rFonts w:ascii="Arial" w:hAnsi="Arial" w:cs="Arial"/>
          <w:sz w:val="20"/>
          <w:szCs w:val="20"/>
        </w:rPr>
      </w:pPr>
      <w:proofErr w:type="gramStart"/>
      <w:r w:rsidRPr="00A35E18">
        <w:rPr>
          <w:rFonts w:ascii="Arial" w:hAnsi="Arial" w:cs="Arial"/>
          <w:sz w:val="20"/>
          <w:szCs w:val="20"/>
        </w:rPr>
        <w:t>OData.org. 2015.</w:t>
      </w:r>
      <w:proofErr w:type="gramEnd"/>
      <w:r w:rsidRPr="00A35E18">
        <w:rPr>
          <w:rFonts w:ascii="Arial" w:hAnsi="Arial" w:cs="Arial"/>
          <w:sz w:val="20"/>
          <w:szCs w:val="20"/>
        </w:rPr>
        <w:t xml:space="preserve"> OData – the best way to REST. Available at</w:t>
      </w:r>
      <w:r w:rsidR="005A40F8">
        <w:rPr>
          <w:rFonts w:ascii="Arial" w:hAnsi="Arial" w:cs="Arial"/>
          <w:sz w:val="20"/>
          <w:szCs w:val="20"/>
        </w:rPr>
        <w:t>:</w:t>
      </w:r>
      <w:r w:rsidRPr="00A35E18">
        <w:rPr>
          <w:rFonts w:ascii="Arial" w:hAnsi="Arial" w:cs="Arial"/>
          <w:sz w:val="20"/>
          <w:szCs w:val="20"/>
        </w:rPr>
        <w:t xml:space="preserve"> </w:t>
      </w:r>
      <w:hyperlink r:id="rId35" w:history="1">
        <w:r w:rsidRPr="00A35E18">
          <w:rPr>
            <w:rStyle w:val="Hyperlink"/>
            <w:rFonts w:ascii="Arial" w:hAnsi="Arial" w:cs="Arial"/>
            <w:sz w:val="20"/>
            <w:szCs w:val="20"/>
          </w:rPr>
          <w:t>http://www.odata.org/</w:t>
        </w:r>
      </w:hyperlink>
      <w:r w:rsidRPr="00A35E18">
        <w:rPr>
          <w:rFonts w:ascii="Arial" w:hAnsi="Arial" w:cs="Arial"/>
          <w:sz w:val="20"/>
          <w:szCs w:val="20"/>
        </w:rPr>
        <w:t xml:space="preserve">. </w:t>
      </w:r>
      <w:proofErr w:type="gramStart"/>
      <w:r w:rsidRPr="00A35E18">
        <w:rPr>
          <w:rFonts w:ascii="Arial" w:hAnsi="Arial" w:cs="Arial"/>
          <w:sz w:val="20"/>
          <w:szCs w:val="20"/>
        </w:rPr>
        <w:t>(Accessed 20150324).</w:t>
      </w:r>
      <w:proofErr w:type="gramEnd"/>
    </w:p>
    <w:p w14:paraId="53AD135E" w14:textId="77777777" w:rsidR="00342DB0" w:rsidRDefault="00342DB0" w:rsidP="00A35E18">
      <w:pPr>
        <w:pStyle w:val="SOP-LiteratureCited"/>
        <w:rPr>
          <w:rFonts w:ascii="Arial" w:hAnsi="Arial" w:cs="Arial"/>
          <w:sz w:val="20"/>
          <w:szCs w:val="20"/>
        </w:rPr>
      </w:pPr>
    </w:p>
    <w:p w14:paraId="31CCD916" w14:textId="20F754C9" w:rsidR="00342DB0" w:rsidRPr="00A35E18" w:rsidRDefault="00342DB0" w:rsidP="00A35E18">
      <w:pPr>
        <w:pStyle w:val="SOP-LiteratureCited"/>
        <w:rPr>
          <w:rFonts w:ascii="Arial" w:hAnsi="Arial" w:cs="Arial"/>
          <w:sz w:val="20"/>
          <w:szCs w:val="20"/>
        </w:rPr>
      </w:pPr>
      <w:r>
        <w:rPr>
          <w:rFonts w:ascii="Arial" w:hAnsi="Arial" w:cs="Arial"/>
          <w:sz w:val="20"/>
          <w:szCs w:val="20"/>
        </w:rPr>
        <w:t xml:space="preserve">Wickham, Hadley. 2015. R Style Guide. Available at: </w:t>
      </w:r>
      <w:hyperlink r:id="rId36" w:history="1">
        <w:r w:rsidRPr="00CB224B">
          <w:rPr>
            <w:rStyle w:val="Hyperlink"/>
            <w:rFonts w:ascii="Arial" w:hAnsi="Arial" w:cs="Arial"/>
            <w:sz w:val="20"/>
            <w:szCs w:val="20"/>
          </w:rPr>
          <w:t>http://adv-r.had.co.nz/Style.html</w:t>
        </w:r>
      </w:hyperlink>
      <w:r>
        <w:rPr>
          <w:rFonts w:ascii="Arial" w:hAnsi="Arial" w:cs="Arial"/>
          <w:sz w:val="20"/>
          <w:szCs w:val="20"/>
        </w:rPr>
        <w:t xml:space="preserve">. </w:t>
      </w:r>
      <w:proofErr w:type="gramStart"/>
      <w:r>
        <w:rPr>
          <w:rFonts w:ascii="Arial" w:hAnsi="Arial" w:cs="Arial"/>
          <w:sz w:val="20"/>
          <w:szCs w:val="20"/>
        </w:rPr>
        <w:t>(Accessed 20150324).</w:t>
      </w:r>
      <w:proofErr w:type="gramEnd"/>
    </w:p>
    <w:p w14:paraId="648D5A45" w14:textId="77777777" w:rsidR="00837FA2" w:rsidRDefault="00837FA2">
      <w:pPr>
        <w:rPr>
          <w:ins w:id="64" w:author="Lisa Nelson" w:date="2015-06-29T11:16:00Z"/>
          <w:b/>
          <w:bCs/>
          <w:iCs/>
          <w:szCs w:val="28"/>
        </w:rPr>
      </w:pPr>
      <w:bookmarkStart w:id="65" w:name="_Toc235333882"/>
      <w:bookmarkStart w:id="66" w:name="_Toc247333048"/>
      <w:ins w:id="67" w:author="Lisa Nelson" w:date="2015-06-29T11:16:00Z">
        <w:r>
          <w:br w:type="page"/>
        </w:r>
      </w:ins>
    </w:p>
    <w:p w14:paraId="2E3EB3E1" w14:textId="7750745F" w:rsidR="003C1B63" w:rsidRPr="00407C25" w:rsidRDefault="003C1B63" w:rsidP="00F639F3">
      <w:pPr>
        <w:pStyle w:val="SOP-L2"/>
      </w:pPr>
      <w:bookmarkStart w:id="68" w:name="_Toc423343099"/>
      <w:r w:rsidRPr="00407C25">
        <w:lastRenderedPageBreak/>
        <w:t>Appendices</w:t>
      </w:r>
      <w:bookmarkEnd w:id="65"/>
      <w:bookmarkEnd w:id="66"/>
      <w:bookmarkEnd w:id="68"/>
      <w:r w:rsidRPr="00407C25">
        <w:t xml:space="preserve"> </w:t>
      </w:r>
    </w:p>
    <w:p w14:paraId="2E3EB3E2" w14:textId="276E699F" w:rsidR="0095584F" w:rsidRPr="0020096A" w:rsidRDefault="00583B71" w:rsidP="00CE046C">
      <w:pPr>
        <w:pStyle w:val="SOP-L3"/>
      </w:pPr>
      <w:bookmarkStart w:id="69" w:name="_Toc247333049"/>
      <w:bookmarkStart w:id="70" w:name="_Toc423343100"/>
      <w:r>
        <w:t xml:space="preserve">Appendix 1: </w:t>
      </w:r>
      <w:r w:rsidR="005C2E05">
        <w:t>Known i</w:t>
      </w:r>
      <w:r w:rsidR="003C1B63" w:rsidRPr="0020096A">
        <w:t>ssues</w:t>
      </w:r>
      <w:bookmarkEnd w:id="69"/>
      <w:bookmarkEnd w:id="70"/>
    </w:p>
    <w:p w14:paraId="01881C65" w14:textId="0C2814E5" w:rsidR="00745812" w:rsidRPr="009664E1" w:rsidRDefault="005C2E05" w:rsidP="00CE046C">
      <w:pPr>
        <w:pStyle w:val="SOP-L4"/>
      </w:pPr>
      <w:r>
        <w:t>Data a</w:t>
      </w:r>
      <w:r w:rsidR="00745812" w:rsidRPr="009664E1">
        <w:t>vailability</w:t>
      </w:r>
    </w:p>
    <w:p w14:paraId="4F4D646A" w14:textId="16A37389" w:rsidR="00A355B8" w:rsidRDefault="007D674D" w:rsidP="009664E1">
      <w:pPr>
        <w:pStyle w:val="SOP-Text"/>
      </w:pPr>
      <w:r>
        <w:t xml:space="preserve">Data services pull directly from the data mart database which is populated with the data contained in the common view databases provided by each network. </w:t>
      </w:r>
      <w:r w:rsidR="006B3047">
        <w:t xml:space="preserve"> </w:t>
      </w:r>
      <w:r w:rsidR="00745812" w:rsidRPr="009664E1">
        <w:t xml:space="preserve"> </w:t>
      </w:r>
    </w:p>
    <w:p w14:paraId="536E1A48" w14:textId="77777777" w:rsidR="007851AB" w:rsidRPr="009664E1" w:rsidRDefault="007851AB" w:rsidP="009664E1">
      <w:pPr>
        <w:pStyle w:val="SOP-Text"/>
      </w:pPr>
    </w:p>
    <w:p w14:paraId="2E3EB3EF" w14:textId="6E23D4EE" w:rsidR="0073621B" w:rsidRDefault="004775CD" w:rsidP="004775CD">
      <w:pPr>
        <w:pStyle w:val="SOP-L4"/>
      </w:pPr>
      <w:r>
        <w:t>Additional issues</w:t>
      </w:r>
      <w:r w:rsidR="0095584F" w:rsidRPr="00CE046C">
        <w:t xml:space="preserve">  </w:t>
      </w:r>
      <w:bookmarkStart w:id="71" w:name="_Toc247333053"/>
    </w:p>
    <w:p w14:paraId="32F9B5F9" w14:textId="1FAEC422" w:rsidR="000E61BA" w:rsidRDefault="00940A79" w:rsidP="00924834">
      <w:pPr>
        <w:pStyle w:val="SOP-Text"/>
      </w:pPr>
      <w:bookmarkStart w:id="72" w:name="_Toc290379948"/>
      <w:proofErr w:type="gramStart"/>
      <w:r>
        <w:t>Details here.</w:t>
      </w:r>
      <w:proofErr w:type="gramEnd"/>
    </w:p>
    <w:p w14:paraId="2E3EB3F3" w14:textId="087BF71F" w:rsidR="000D47CC" w:rsidRPr="00DE63C0" w:rsidRDefault="00940A79" w:rsidP="00CE046C">
      <w:pPr>
        <w:pStyle w:val="SOP-L3"/>
      </w:pPr>
      <w:bookmarkStart w:id="73" w:name="_Toc423343101"/>
      <w:bookmarkEnd w:id="72"/>
      <w:r>
        <w:t xml:space="preserve">Appendix 2: </w:t>
      </w:r>
      <w:r w:rsidR="007D674D">
        <w:t xml:space="preserve">Data service request </w:t>
      </w:r>
      <w:r w:rsidR="006173F1">
        <w:t>examples</w:t>
      </w:r>
      <w:bookmarkEnd w:id="73"/>
    </w:p>
    <w:p w14:paraId="0441B655" w14:textId="13B815A6" w:rsidR="006023CA" w:rsidRDefault="006023CA" w:rsidP="00CE046C">
      <w:pPr>
        <w:pStyle w:val="SOP-L4"/>
        <w:rPr>
          <w:u w:val="none"/>
        </w:rPr>
      </w:pPr>
      <w:r>
        <w:rPr>
          <w:u w:val="none"/>
        </w:rPr>
        <w:t>The</w:t>
      </w:r>
      <w:r w:rsidR="007D674D">
        <w:rPr>
          <w:u w:val="none"/>
        </w:rPr>
        <w:t>se</w:t>
      </w:r>
      <w:r>
        <w:rPr>
          <w:u w:val="none"/>
        </w:rPr>
        <w:t xml:space="preserve"> example data service URL</w:t>
      </w:r>
      <w:r w:rsidR="009D06A3">
        <w:rPr>
          <w:u w:val="none"/>
        </w:rPr>
        <w:t xml:space="preserve">s </w:t>
      </w:r>
      <w:r>
        <w:rPr>
          <w:u w:val="none"/>
        </w:rPr>
        <w:t>use one network (NETN).  For details on refining OData service URLs, see the OData Reference section under Frequently Asked Questions.</w:t>
      </w:r>
      <w:ins w:id="74" w:author="Lisa Nelson" w:date="2015-04-02T17:07:00Z">
        <w:r w:rsidR="009D06A3">
          <w:rPr>
            <w:u w:val="none"/>
          </w:rPr>
          <w:t xml:space="preserve"> </w:t>
        </w:r>
      </w:ins>
    </w:p>
    <w:p w14:paraId="5F8F037D" w14:textId="77777777" w:rsidR="006023CA" w:rsidRDefault="006023CA" w:rsidP="00CE046C">
      <w:pPr>
        <w:pStyle w:val="SOP-L4"/>
        <w:rPr>
          <w:u w:val="none"/>
        </w:rPr>
      </w:pPr>
    </w:p>
    <w:p w14:paraId="0C85AB34" w14:textId="77777777" w:rsidR="006023CA" w:rsidRDefault="006023CA" w:rsidP="00CE046C">
      <w:pPr>
        <w:pStyle w:val="SOP-L4"/>
        <w:rPr>
          <w:u w:val="none"/>
        </w:rPr>
      </w:pPr>
      <w:r w:rsidRPr="006023CA">
        <w:t>All sites and all characteristics for a network</w:t>
      </w:r>
      <w:r>
        <w:rPr>
          <w:u w:val="none"/>
        </w:rPr>
        <w:t>:</w:t>
      </w:r>
    </w:p>
    <w:p w14:paraId="770BBB84" w14:textId="05F4E493" w:rsidR="006023CA" w:rsidRDefault="00727E58" w:rsidP="00CE046C">
      <w:pPr>
        <w:pStyle w:val="SOP-L4"/>
        <w:rPr>
          <w:rFonts w:ascii="Courier New" w:hAnsi="Courier New" w:cs="Courier New"/>
          <w:u w:val="none"/>
        </w:rPr>
      </w:pPr>
      <w:hyperlink r:id="rId37" w:history="1">
        <w:r w:rsidR="009F77E6" w:rsidRPr="009F77E6">
          <w:rPr>
            <w:rStyle w:val="Hyperlink"/>
            <w:rFonts w:ascii="Courier New" w:hAnsi="Courier New" w:cs="Courier New"/>
          </w:rPr>
          <w:t>http://irmadevservices</w:t>
        </w:r>
        <w:r w:rsidR="009F77E6" w:rsidRPr="000B7A09">
          <w:rPr>
            <w:rStyle w:val="Hyperlink"/>
            <w:rFonts w:ascii="Courier New" w:hAnsi="Courier New" w:cs="Courier New"/>
          </w:rPr>
          <w:t>/WaterQualityDataServices/OData/Data?$expand=Characteristic,Site,Date&amp;$filter=Site/NetworkCo</w:t>
        </w:r>
        <w:r w:rsidR="009F77E6" w:rsidRPr="008917E6">
          <w:rPr>
            <w:rStyle w:val="Hyperlink"/>
            <w:rFonts w:ascii="Courier New" w:hAnsi="Courier New" w:cs="Courier New"/>
          </w:rPr>
          <w:t>de%20eq%20%27NETN%27</w:t>
        </w:r>
      </w:hyperlink>
    </w:p>
    <w:p w14:paraId="1A908033" w14:textId="77777777" w:rsidR="006023CA" w:rsidRDefault="006023CA" w:rsidP="00CE046C">
      <w:pPr>
        <w:pStyle w:val="SOP-L4"/>
        <w:rPr>
          <w:rFonts w:ascii="Courier New" w:hAnsi="Courier New" w:cs="Courier New"/>
          <w:u w:val="none"/>
        </w:rPr>
      </w:pPr>
    </w:p>
    <w:p w14:paraId="4A20D6FA" w14:textId="5ED4D2FB" w:rsidR="0070259E" w:rsidRDefault="006023CA" w:rsidP="006023CA">
      <w:pPr>
        <w:pStyle w:val="SOP-Text"/>
        <w:rPr>
          <w:ins w:id="75" w:author="Lisa Nelson" w:date="2015-04-02T16:40:00Z"/>
          <w:u w:val="single"/>
        </w:rPr>
      </w:pPr>
      <w:r w:rsidRPr="006023CA">
        <w:rPr>
          <w:u w:val="single"/>
        </w:rPr>
        <w:t>All data for a single site</w:t>
      </w:r>
      <w:ins w:id="76" w:author="Lisa Nelson" w:date="2015-04-02T16:39:00Z">
        <w:r w:rsidR="00A67EDC">
          <w:rPr>
            <w:u w:val="single"/>
          </w:rPr>
          <w:t xml:space="preserve"> </w:t>
        </w:r>
      </w:ins>
      <w:r w:rsidR="00A67EDC">
        <w:rPr>
          <w:u w:val="single"/>
        </w:rPr>
        <w:t>(</w:t>
      </w:r>
      <w:proofErr w:type="spellStart"/>
      <w:r w:rsidR="00A67EDC">
        <w:rPr>
          <w:u w:val="single"/>
        </w:rPr>
        <w:t>SiteName</w:t>
      </w:r>
      <w:proofErr w:type="spellEnd"/>
      <w:r w:rsidR="00A67EDC">
        <w:rPr>
          <w:u w:val="single"/>
        </w:rPr>
        <w:t>)</w:t>
      </w:r>
      <w:r w:rsidRPr="006023CA">
        <w:rPr>
          <w:u w:val="single"/>
        </w:rPr>
        <w:t xml:space="preserve">:   </w:t>
      </w:r>
      <w:hyperlink r:id="rId38" w:history="1">
        <w:r w:rsidR="00A67EDC" w:rsidRPr="008917E6">
          <w:rPr>
            <w:rStyle w:val="Hyperlink"/>
            <w:rFonts w:ascii="Courier New" w:hAnsi="Courier New" w:cs="Courier New"/>
          </w:rPr>
          <w:t>http://irmadevservices.nps.gov/WaterQualityDataServices/OData/Data?$expand=Characteristic,Site,Date&amp;$filter=Site/SiteName%20eq%20%27Long%20Pond%20(MDI)%27</w:t>
        </w:r>
      </w:hyperlink>
    </w:p>
    <w:p w14:paraId="0C330D9A" w14:textId="77777777" w:rsidR="00A67EDC" w:rsidRDefault="00A67EDC" w:rsidP="006023CA">
      <w:pPr>
        <w:pStyle w:val="SOP-Text"/>
        <w:rPr>
          <w:ins w:id="77" w:author="Lisa Nelson" w:date="2015-04-02T16:40:00Z"/>
          <w:u w:val="single"/>
        </w:rPr>
      </w:pPr>
    </w:p>
    <w:p w14:paraId="25AED0C2" w14:textId="3CE643D0" w:rsidR="00A67EDC" w:rsidRPr="008917E6" w:rsidRDefault="00A67EDC" w:rsidP="006023CA">
      <w:pPr>
        <w:pStyle w:val="SOP-Text"/>
        <w:rPr>
          <w:rFonts w:ascii="Courier New" w:hAnsi="Courier New" w:cs="Courier New"/>
          <w:u w:val="single"/>
        </w:rPr>
      </w:pPr>
      <w:r w:rsidRPr="006023CA">
        <w:rPr>
          <w:u w:val="single"/>
        </w:rPr>
        <w:t>All data for a single site</w:t>
      </w:r>
      <w:r>
        <w:rPr>
          <w:u w:val="single"/>
        </w:rPr>
        <w:t xml:space="preserve"> (SITE_ID)</w:t>
      </w:r>
      <w:r w:rsidRPr="006023CA">
        <w:rPr>
          <w:u w:val="single"/>
        </w:rPr>
        <w:t xml:space="preserve">:   </w:t>
      </w:r>
      <w:hyperlink r:id="rId39" w:history="1">
        <w:r w:rsidR="00DA7298" w:rsidRPr="00DA7298">
          <w:rPr>
            <w:rStyle w:val="Hyperlink"/>
            <w:rFonts w:ascii="Courier New" w:hAnsi="Courier New" w:cs="Courier New"/>
          </w:rPr>
          <w:t>http://irmadevservices.nps.gov/WaterQualityDataServices/OData/Data?$expand=Characteristic,Site,Date&amp;$filter=Site/SITE_ID%20eq%2026</w:t>
        </w:r>
      </w:hyperlink>
    </w:p>
    <w:bookmarkEnd w:id="71"/>
    <w:p w14:paraId="7C41F7AE" w14:textId="77777777" w:rsidR="006023CA" w:rsidRDefault="006023CA" w:rsidP="006023CA">
      <w:pPr>
        <w:pStyle w:val="SOP-Text"/>
        <w:rPr>
          <w:u w:val="single"/>
        </w:rPr>
      </w:pPr>
    </w:p>
    <w:p w14:paraId="1502A34F" w14:textId="330821D9" w:rsidR="006023CA" w:rsidRDefault="006023CA" w:rsidP="006023CA">
      <w:pPr>
        <w:pStyle w:val="SOP-Text"/>
        <w:rPr>
          <w:u w:val="single"/>
        </w:rPr>
      </w:pPr>
      <w:r w:rsidRPr="006023CA">
        <w:rPr>
          <w:u w:val="single"/>
        </w:rPr>
        <w:t xml:space="preserve">All data for </w:t>
      </w:r>
      <w:r w:rsidR="00B40E0F">
        <w:rPr>
          <w:u w:val="single"/>
        </w:rPr>
        <w:t>multiple</w:t>
      </w:r>
      <w:r w:rsidRPr="006023CA">
        <w:rPr>
          <w:u w:val="single"/>
        </w:rPr>
        <w:t xml:space="preserve"> </w:t>
      </w:r>
      <w:r w:rsidR="00B40E0F">
        <w:rPr>
          <w:u w:val="single"/>
        </w:rPr>
        <w:t xml:space="preserve">(specified) </w:t>
      </w:r>
      <w:r w:rsidRPr="006023CA">
        <w:rPr>
          <w:u w:val="single"/>
        </w:rPr>
        <w:t>site</w:t>
      </w:r>
      <w:r w:rsidR="00B40E0F">
        <w:rPr>
          <w:u w:val="single"/>
        </w:rPr>
        <w:t>s</w:t>
      </w:r>
      <w:r w:rsidRPr="006023CA">
        <w:rPr>
          <w:u w:val="single"/>
        </w:rPr>
        <w:t>:</w:t>
      </w:r>
      <w:r w:rsidR="009F77E6">
        <w:rPr>
          <w:u w:val="single"/>
        </w:rPr>
        <w:t xml:space="preserve"> </w:t>
      </w:r>
      <w:hyperlink r:id="rId40" w:history="1">
        <w:r w:rsidR="009F77E6" w:rsidRPr="008917E6">
          <w:rPr>
            <w:rStyle w:val="Hyperlink"/>
            <w:rFonts w:ascii="Courier New" w:hAnsi="Courier New" w:cs="Courier New"/>
          </w:rPr>
          <w:t>http://irmadevservices.nps.gov/WaterQualityDataServices/OData/Data?$expand=Characteristic,Site,Date&amp;$filter=Site/SiteName%20eq%20%27Long%20Pond%20(MDI)%27 or Site/SiteName%20eq%20%27Duck%20Pond%20Brook%27 or Site/SiteName%20eq%20%27Cadillac%20Stream%27</w:t>
        </w:r>
      </w:hyperlink>
    </w:p>
    <w:p w14:paraId="09C7C87F" w14:textId="77777777" w:rsidR="006023CA" w:rsidRDefault="006023CA" w:rsidP="006023CA">
      <w:pPr>
        <w:pStyle w:val="SOP-Text"/>
        <w:rPr>
          <w:u w:val="single"/>
        </w:rPr>
      </w:pPr>
    </w:p>
    <w:p w14:paraId="671E0316" w14:textId="5291C253" w:rsidR="006023CA" w:rsidRDefault="006023CA" w:rsidP="006023CA">
      <w:pPr>
        <w:pStyle w:val="SOP-Text"/>
        <w:rPr>
          <w:u w:val="single"/>
        </w:rPr>
      </w:pPr>
      <w:r w:rsidRPr="006023CA">
        <w:rPr>
          <w:u w:val="single"/>
        </w:rPr>
        <w:t xml:space="preserve">All data for </w:t>
      </w:r>
      <w:r>
        <w:rPr>
          <w:u w:val="single"/>
        </w:rPr>
        <w:t xml:space="preserve">a network and a single </w:t>
      </w:r>
      <w:r w:rsidR="00B40E0F">
        <w:rPr>
          <w:u w:val="single"/>
        </w:rPr>
        <w:t>characteristic</w:t>
      </w:r>
      <w:r w:rsidRPr="006023CA">
        <w:rPr>
          <w:u w:val="single"/>
        </w:rPr>
        <w:t xml:space="preserve">: </w:t>
      </w:r>
      <w:r w:rsidR="000B7A09">
        <w:rPr>
          <w:u w:val="single"/>
        </w:rPr>
        <w:t xml:space="preserve"> </w:t>
      </w:r>
      <w:r w:rsidR="002959C3">
        <w:rPr>
          <w:rFonts w:ascii="Courier New" w:hAnsi="Courier New" w:cs="Courier New"/>
        </w:rPr>
        <w:fldChar w:fldCharType="begin"/>
      </w:r>
      <w:r w:rsidR="002959C3">
        <w:rPr>
          <w:rFonts w:ascii="Courier New" w:hAnsi="Courier New" w:cs="Courier New"/>
        </w:rPr>
        <w:instrText xml:space="preserve"> HYPERLINK "</w:instrText>
      </w:r>
      <w:r w:rsidR="002959C3" w:rsidRPr="002A7816">
        <w:instrText>http://irmadevservices.nps.gov/WaterQualityDataServices/OData/Data?$expand=Characteristic,Site,Date&amp;$filter=Characteristic/CharacteristicName%20eq%20%27Dissolved%20oxygen%20(DO)%27%20and%20Site/NetworkCode%20eq%20%27NETN%27</w:instrText>
      </w:r>
      <w:r w:rsidR="002959C3">
        <w:rPr>
          <w:rFonts w:ascii="Courier New" w:hAnsi="Courier New" w:cs="Courier New"/>
        </w:rPr>
        <w:instrText xml:space="preserve">" </w:instrText>
      </w:r>
      <w:r w:rsidR="002959C3">
        <w:rPr>
          <w:rFonts w:ascii="Courier New" w:hAnsi="Courier New" w:cs="Courier New"/>
        </w:rPr>
        <w:fldChar w:fldCharType="separate"/>
      </w:r>
      <w:r w:rsidR="002959C3" w:rsidRPr="002959C3">
        <w:rPr>
          <w:rStyle w:val="Hyperlink"/>
          <w:rFonts w:ascii="Courier New" w:hAnsi="Courier New" w:cs="Courier New"/>
        </w:rPr>
        <w:t>htt</w:t>
      </w:r>
      <w:r w:rsidR="002959C3" w:rsidRPr="006D2196">
        <w:rPr>
          <w:rStyle w:val="Hyperlink"/>
          <w:rFonts w:ascii="Courier New" w:hAnsi="Courier New" w:cs="Courier New"/>
        </w:rPr>
        <w:t>p://irmadevservices.nps.gov/WaterQualityDataServices/OData/Data?$expand=Characteristic,Site,Date&amp;$filter=Characteristic/CharacteristicName%20</w:t>
      </w:r>
      <w:r w:rsidR="002959C3" w:rsidRPr="006E19FB">
        <w:rPr>
          <w:rStyle w:val="Hyperlink"/>
          <w:rFonts w:ascii="Courier New" w:hAnsi="Courier New" w:cs="Courier New"/>
        </w:rPr>
        <w:t>eq</w:t>
      </w:r>
      <w:r w:rsidR="002959C3" w:rsidRPr="00034F6E">
        <w:rPr>
          <w:rStyle w:val="Hyperlink"/>
          <w:rFonts w:ascii="Courier New" w:hAnsi="Courier New" w:cs="Courier New"/>
        </w:rPr>
        <w:t>%20</w:t>
      </w:r>
      <w:del w:id="78" w:author="AHeard" w:date="2015-05-27T16:57:00Z">
        <w:r w:rsidR="002959C3" w:rsidRPr="00034F6E" w:rsidDel="002959C3">
          <w:rPr>
            <w:rStyle w:val="Hyperlink"/>
            <w:rFonts w:ascii="Courier New" w:hAnsi="Courier New" w:cs="Courier New"/>
          </w:rPr>
          <w:delText xml:space="preserve"> </w:delText>
        </w:r>
      </w:del>
      <w:r w:rsidR="002959C3" w:rsidRPr="00074636">
        <w:rPr>
          <w:rStyle w:val="Hyperlink"/>
          <w:rFonts w:ascii="Courier New" w:hAnsi="Courier New" w:cs="Courier New"/>
        </w:rPr>
        <w:t>%27Dissolved</w:t>
      </w:r>
      <w:r w:rsidR="002959C3" w:rsidRPr="00357252">
        <w:rPr>
          <w:rStyle w:val="Hyperlink"/>
          <w:rFonts w:ascii="Courier New" w:hAnsi="Courier New" w:cs="Courier New"/>
        </w:rPr>
        <w:t>%20oxygen%20(DO)%27%20</w:t>
      </w:r>
      <w:r w:rsidR="002959C3" w:rsidRPr="00C92CCA">
        <w:rPr>
          <w:rStyle w:val="Hyperlink"/>
          <w:rFonts w:ascii="Courier New" w:hAnsi="Courier New" w:cs="Courier New"/>
        </w:rPr>
        <w:t>and%20</w:t>
      </w:r>
      <w:r w:rsidR="002959C3" w:rsidRPr="006C799B">
        <w:rPr>
          <w:rStyle w:val="Hyperlink"/>
          <w:rFonts w:ascii="Courier New" w:hAnsi="Courier New" w:cs="Courier New"/>
        </w:rPr>
        <w:t>Site/NetworkCode%20eq%20%27NETN%27</w:t>
      </w:r>
      <w:ins w:id="79" w:author="AHeard" w:date="2015-05-27T16:57:00Z">
        <w:r w:rsidR="002959C3">
          <w:rPr>
            <w:rFonts w:ascii="Courier New" w:hAnsi="Courier New" w:cs="Courier New"/>
          </w:rPr>
          <w:fldChar w:fldCharType="end"/>
        </w:r>
      </w:ins>
    </w:p>
    <w:p w14:paraId="31B70465" w14:textId="77777777" w:rsidR="006023CA" w:rsidRDefault="006023CA" w:rsidP="006023CA">
      <w:pPr>
        <w:pStyle w:val="SOP-Text"/>
        <w:rPr>
          <w:u w:val="single"/>
        </w:rPr>
      </w:pPr>
    </w:p>
    <w:p w14:paraId="449D1AD4" w14:textId="6A27F625" w:rsidR="006023CA" w:rsidRDefault="006023CA" w:rsidP="006023CA">
      <w:pPr>
        <w:pStyle w:val="SOP-Text"/>
        <w:rPr>
          <w:ins w:id="80" w:author="Lisa Nelson" w:date="2015-04-03T10:01:00Z"/>
          <w:u w:val="single"/>
        </w:rPr>
      </w:pPr>
      <w:r w:rsidRPr="006A7098">
        <w:rPr>
          <w:u w:val="single"/>
        </w:rPr>
        <w:t xml:space="preserve">All data for a </w:t>
      </w:r>
      <w:r w:rsidR="006A03C8">
        <w:rPr>
          <w:u w:val="single"/>
        </w:rPr>
        <w:t>site</w:t>
      </w:r>
      <w:r w:rsidR="006A03C8" w:rsidRPr="006A7098">
        <w:rPr>
          <w:u w:val="single"/>
        </w:rPr>
        <w:t xml:space="preserve"> </w:t>
      </w:r>
      <w:r w:rsidRPr="006A7098">
        <w:rPr>
          <w:u w:val="single"/>
        </w:rPr>
        <w:t>for multiple (specified) characteristics</w:t>
      </w:r>
      <w:r w:rsidRPr="006023CA">
        <w:rPr>
          <w:u w:val="single"/>
        </w:rPr>
        <w:t>:</w:t>
      </w:r>
    </w:p>
    <w:p w14:paraId="2988DB3F" w14:textId="4C5ACBBC" w:rsidR="006A7098" w:rsidRPr="006A7098" w:rsidRDefault="00727E58" w:rsidP="006023CA">
      <w:pPr>
        <w:pStyle w:val="SOP-Text"/>
        <w:rPr>
          <w:rFonts w:ascii="Courier New" w:hAnsi="Courier New" w:cs="Courier New"/>
          <w:u w:val="single"/>
        </w:rPr>
      </w:pPr>
      <w:hyperlink r:id="rId41" w:history="1">
        <w:r w:rsidR="006A7098" w:rsidRPr="006A7098">
          <w:rPr>
            <w:rStyle w:val="Hyperlink"/>
            <w:rFonts w:ascii="Courier New" w:hAnsi="Courier New" w:cs="Courier New"/>
          </w:rPr>
          <w:t>http://irmadevservices.nps.gov/WaterQualityDataServices/OData/Data?$expand=Characteristic,Site,Date&amp;$filter=Site/SiteName%20eq%20%27Long%20Pond%20%28MDI%29%27%20and%20%28Characteristic/CharacteristicName%20eq%20%27Dissolved%20oxygen%20%28DO%29%27%20or%20Characteristic/CharacteristicName%20eq%20%27Acid%20Neutralizing%20Capacity%20%28ANC%29%27%29</w:t>
        </w:r>
      </w:hyperlink>
    </w:p>
    <w:p w14:paraId="5B0C371C" w14:textId="77777777" w:rsidR="006023CA" w:rsidRDefault="006023CA" w:rsidP="006023CA">
      <w:pPr>
        <w:pStyle w:val="SOP-Text"/>
        <w:rPr>
          <w:u w:val="single"/>
        </w:rPr>
      </w:pPr>
    </w:p>
    <w:p w14:paraId="7EAB0F1A" w14:textId="39277778" w:rsidR="006023CA" w:rsidRDefault="00B40E0F" w:rsidP="006023CA">
      <w:pPr>
        <w:pStyle w:val="SOP-Text"/>
        <w:rPr>
          <w:u w:val="single"/>
        </w:rPr>
      </w:pPr>
      <w:r w:rsidRPr="006A7098">
        <w:rPr>
          <w:u w:val="single"/>
        </w:rPr>
        <w:t>Data for a specific site, characteristic, and date range</w:t>
      </w:r>
      <w:r w:rsidR="006023CA" w:rsidRPr="006A7098">
        <w:rPr>
          <w:u w:val="single"/>
        </w:rPr>
        <w:t>:</w:t>
      </w:r>
      <w:r w:rsidR="006023CA" w:rsidRPr="006023CA">
        <w:rPr>
          <w:u w:val="single"/>
        </w:rPr>
        <w:t xml:space="preserve">   </w:t>
      </w:r>
    </w:p>
    <w:p w14:paraId="6A71F728" w14:textId="69204EAF" w:rsidR="006A7098" w:rsidRDefault="00727E58" w:rsidP="006023CA">
      <w:pPr>
        <w:pStyle w:val="SOP-Text"/>
        <w:rPr>
          <w:rStyle w:val="Hyperlink"/>
          <w:rFonts w:ascii="Courier New" w:hAnsi="Courier New" w:cs="Courier New"/>
        </w:rPr>
      </w:pPr>
      <w:hyperlink r:id="rId42" w:history="1">
        <w:r w:rsidR="006A7098" w:rsidRPr="006A7098">
          <w:rPr>
            <w:rStyle w:val="Hyperlink"/>
            <w:rFonts w:ascii="Courier New" w:hAnsi="Courier New" w:cs="Courier New"/>
          </w:rPr>
          <w:t>http://irmadevservices.nps.gov/WaterQualityDataServices/OData/Data?$expand=Characteristic,Site,Date&amp;$filter=Characteristic/CharacteristicName%20eq%20%27Dissolved%20oxygen%20%28DO%29%27%20and%20Site/SiteName%20eq%20%27Long%20Pond%20%28MDI%29%27%20and%20%28Date/DATE_ID%20gt%2020100101%20and%20Date/DATE_ID%20lt%2020121231%29</w:t>
        </w:r>
      </w:hyperlink>
    </w:p>
    <w:p w14:paraId="5EA9F1F5" w14:textId="77777777" w:rsidR="00E52BBB" w:rsidRDefault="00E52BBB" w:rsidP="006023CA">
      <w:pPr>
        <w:pStyle w:val="SOP-Text"/>
        <w:rPr>
          <w:rStyle w:val="Hyperlink"/>
          <w:rFonts w:ascii="Courier New" w:hAnsi="Courier New" w:cs="Courier New"/>
        </w:rPr>
      </w:pPr>
    </w:p>
    <w:p w14:paraId="38B41D8B" w14:textId="65430666" w:rsidR="00E52BBB" w:rsidRDefault="00E52BBB" w:rsidP="00B3443A">
      <w:pPr>
        <w:pStyle w:val="SOP-Text"/>
        <w:rPr>
          <w:rStyle w:val="Hyperlink"/>
          <w:color w:val="auto"/>
          <w:u w:val="none"/>
        </w:rPr>
      </w:pPr>
      <w:r w:rsidRPr="009779C4">
        <w:rPr>
          <w:rStyle w:val="Hyperlink"/>
          <w:color w:val="auto"/>
          <w:u w:val="none"/>
        </w:rPr>
        <w:t>Assessment Points</w:t>
      </w:r>
      <w:r w:rsidR="00467FD4">
        <w:rPr>
          <w:rStyle w:val="Hyperlink"/>
          <w:color w:val="auto"/>
          <w:u w:val="none"/>
        </w:rPr>
        <w:t xml:space="preserve"> by Site, </w:t>
      </w:r>
      <w:r w:rsidR="00B3443A" w:rsidRPr="009779C4">
        <w:rPr>
          <w:rStyle w:val="Hyperlink"/>
          <w:color w:val="auto"/>
          <w:u w:val="none"/>
        </w:rPr>
        <w:t>Characteristic</w:t>
      </w:r>
      <w:r w:rsidR="00467FD4">
        <w:rPr>
          <w:rStyle w:val="Hyperlink"/>
          <w:color w:val="auto"/>
          <w:u w:val="none"/>
        </w:rPr>
        <w:t>, and Level</w:t>
      </w:r>
      <w:r w:rsidR="00B3443A" w:rsidRPr="00B3443A">
        <w:rPr>
          <w:rStyle w:val="Hyperlink"/>
          <w:color w:val="auto"/>
          <w:u w:val="none"/>
        </w:rPr>
        <w:t>:</w:t>
      </w:r>
    </w:p>
    <w:p w14:paraId="475425B7" w14:textId="4D13F3F6" w:rsidR="00413742" w:rsidRPr="009779C4" w:rsidRDefault="00727E58" w:rsidP="00B3443A">
      <w:pPr>
        <w:pStyle w:val="SOP-Text"/>
        <w:rPr>
          <w:rFonts w:ascii="Courier New" w:hAnsi="Courier New" w:cs="Courier New"/>
        </w:rPr>
      </w:pPr>
      <w:hyperlink r:id="rId43" w:history="1">
        <w:r w:rsidR="00413742" w:rsidRPr="009779C4">
          <w:rPr>
            <w:rStyle w:val="Hyperlink"/>
            <w:rFonts w:ascii="Courier New" w:hAnsi="Courier New" w:cs="Courier New"/>
          </w:rPr>
          <w:t>http://irmadevservices.nps.gov/WaterQualityDataServices/OData/AssessmentPointsBySiteAndChars?&amp;$filter=SiteCode%20eq%20%27MORR_SC00%27%20and%20CharacteristicKey%20eq%2043%20and%20Level%20eq%201</w:t>
        </w:r>
      </w:hyperlink>
      <w:r w:rsidR="00413742" w:rsidRPr="009779C4">
        <w:rPr>
          <w:rFonts w:ascii="Courier New" w:hAnsi="Courier New" w:cs="Courier New"/>
        </w:rPr>
        <w:t xml:space="preserve"> </w:t>
      </w:r>
    </w:p>
    <w:p w14:paraId="0B154E64" w14:textId="708B25A4" w:rsidR="005C2E05" w:rsidRDefault="005038DB" w:rsidP="005C2E05">
      <w:pPr>
        <w:pStyle w:val="SOP-L3"/>
      </w:pPr>
      <w:bookmarkStart w:id="81" w:name="_Toc423343102"/>
      <w:r>
        <w:lastRenderedPageBreak/>
        <w:t>Appendix 3</w:t>
      </w:r>
      <w:r w:rsidR="00583B71">
        <w:t xml:space="preserve">: </w:t>
      </w:r>
      <w:r w:rsidR="006173F1">
        <w:t>Example R Scripts</w:t>
      </w:r>
      <w:bookmarkEnd w:id="81"/>
    </w:p>
    <w:p w14:paraId="39426845" w14:textId="2E3E56B2" w:rsidR="00F01D73" w:rsidRDefault="00753B6C" w:rsidP="005C2E05">
      <w:pPr>
        <w:pStyle w:val="SOP-Text"/>
      </w:pPr>
      <w:r>
        <w:t xml:space="preserve">Example scripts that produce plots are provided. </w:t>
      </w:r>
      <w:r w:rsidR="00E70FD4">
        <w:t>Please see the</w:t>
      </w:r>
      <w:r w:rsidR="006A034E">
        <w:t xml:space="preserve"> </w:t>
      </w:r>
      <w:r w:rsidR="00E70FD4">
        <w:t xml:space="preserve">zipped </w:t>
      </w:r>
      <w:r w:rsidR="00B01A97">
        <w:t>file (</w:t>
      </w:r>
      <w:r w:rsidR="00B203A4">
        <w:t>Visualization_SOP_Scripts.zip</w:t>
      </w:r>
      <w:r w:rsidR="00E52F23">
        <w:t>)</w:t>
      </w:r>
      <w:r w:rsidR="00B01A97">
        <w:t xml:space="preserve"> contain</w:t>
      </w:r>
      <w:r w:rsidR="00E52F23">
        <w:t>ing</w:t>
      </w:r>
      <w:r w:rsidR="00B01A97">
        <w:t xml:space="preserve"> two </w:t>
      </w:r>
      <w:r w:rsidR="006A034E">
        <w:t xml:space="preserve">standalone </w:t>
      </w:r>
      <w:r w:rsidR="00B01A97">
        <w:t>example scripts</w:t>
      </w:r>
      <w:r w:rsidR="00020256">
        <w:t xml:space="preserve"> (and templates for plot specifications and description)</w:t>
      </w:r>
      <w:r w:rsidR="00B01A97">
        <w:t xml:space="preserve">: </w:t>
      </w:r>
    </w:p>
    <w:p w14:paraId="3F8542E7" w14:textId="77777777" w:rsidR="00A61201" w:rsidRDefault="00A61201" w:rsidP="005C2E05">
      <w:pPr>
        <w:pStyle w:val="SOP-Text"/>
      </w:pPr>
    </w:p>
    <w:p w14:paraId="062CB176" w14:textId="77777777" w:rsidR="00A61201" w:rsidRDefault="00B01A97" w:rsidP="00B203A4">
      <w:pPr>
        <w:pStyle w:val="SOP-Text"/>
        <w:numPr>
          <w:ilvl w:val="0"/>
          <w:numId w:val="42"/>
        </w:numPr>
      </w:pPr>
      <w:r>
        <w:t>a scatter plot with assessment points (one s</w:t>
      </w:r>
      <w:r w:rsidR="00F01D73">
        <w:t>ite and one characteristic</w:t>
      </w:r>
      <w:r w:rsidR="00B203A4">
        <w:t xml:space="preserve">): </w:t>
      </w:r>
    </w:p>
    <w:p w14:paraId="464702D7" w14:textId="7BA0A1DA" w:rsidR="00F01D73" w:rsidRDefault="00B203A4" w:rsidP="00A61201">
      <w:pPr>
        <w:pStyle w:val="SOP-Text"/>
        <w:ind w:left="720" w:firstLine="720"/>
      </w:pPr>
      <w:proofErr w:type="spellStart"/>
      <w:r w:rsidRPr="00B203A4">
        <w:t>Scatter_Plot_with_AssessmentPoints.R</w:t>
      </w:r>
      <w:proofErr w:type="spellEnd"/>
      <w:r w:rsidR="00EC237F">
        <w:t xml:space="preserve"> (Figure 4)</w:t>
      </w:r>
    </w:p>
    <w:p w14:paraId="5C6E2BEB" w14:textId="6DFB1466" w:rsidR="00A61201" w:rsidRDefault="00B01A97" w:rsidP="00B203A4">
      <w:pPr>
        <w:pStyle w:val="SOP-Text"/>
        <w:numPr>
          <w:ilvl w:val="0"/>
          <w:numId w:val="42"/>
        </w:numPr>
      </w:pPr>
      <w:r>
        <w:t xml:space="preserve">a box plot with </w:t>
      </w:r>
      <w:r w:rsidR="00753B6C">
        <w:t>scatter plot overlay</w:t>
      </w:r>
      <w:r w:rsidR="00413742">
        <w:t xml:space="preserve"> and caption</w:t>
      </w:r>
      <w:r w:rsidR="00753B6C">
        <w:t xml:space="preserve"> (multiple sites and one characteristic</w:t>
      </w:r>
      <w:r w:rsidR="00413742">
        <w:t>)</w:t>
      </w:r>
      <w:r w:rsidR="00B203A4">
        <w:t xml:space="preserve">: </w:t>
      </w:r>
    </w:p>
    <w:p w14:paraId="27601523" w14:textId="0997BCCD" w:rsidR="007851AB" w:rsidRDefault="00B203A4" w:rsidP="00A61201">
      <w:pPr>
        <w:pStyle w:val="SOP-Text"/>
        <w:ind w:left="720" w:firstLine="720"/>
      </w:pPr>
      <w:proofErr w:type="spellStart"/>
      <w:r w:rsidRPr="00B203A4">
        <w:t>Box_Plot_with_Scatter_Plot_Overlay.R</w:t>
      </w:r>
      <w:proofErr w:type="spellEnd"/>
      <w:r w:rsidR="00753B6C">
        <w:t xml:space="preserve"> </w:t>
      </w:r>
      <w:r w:rsidR="00EC237F">
        <w:t>(Figure 5)</w:t>
      </w:r>
    </w:p>
    <w:p w14:paraId="3699F5BD" w14:textId="3FB8179A" w:rsidR="00EC237F" w:rsidRDefault="00EC237F" w:rsidP="00B203A4">
      <w:pPr>
        <w:pStyle w:val="SOP-Text"/>
        <w:numPr>
          <w:ilvl w:val="0"/>
          <w:numId w:val="42"/>
        </w:numPr>
      </w:pPr>
      <w:r>
        <w:t>example data service query request</w:t>
      </w:r>
      <w:r w:rsidR="00A61201">
        <w:t xml:space="preserve"> (one site and all characteristics)</w:t>
      </w:r>
      <w:r>
        <w:t>:</w:t>
      </w:r>
    </w:p>
    <w:p w14:paraId="4B75264E" w14:textId="72AF2282" w:rsidR="00EC237F" w:rsidRDefault="00A61201" w:rsidP="00A61201">
      <w:pPr>
        <w:pStyle w:val="SOP-Text"/>
        <w:ind w:left="720" w:firstLine="720"/>
      </w:pPr>
      <w:proofErr w:type="spellStart"/>
      <w:r w:rsidRPr="00A61201">
        <w:t>Data_Access_Example.R</w:t>
      </w:r>
      <w:proofErr w:type="spellEnd"/>
    </w:p>
    <w:p w14:paraId="3AF46AEB" w14:textId="77777777" w:rsidR="00EC237F" w:rsidRDefault="00EC237F" w:rsidP="005C2E05">
      <w:pPr>
        <w:pStyle w:val="SOP-Text"/>
      </w:pPr>
    </w:p>
    <w:p w14:paraId="4DB6904A" w14:textId="63C0A2E6" w:rsidR="00EC237F" w:rsidRDefault="00EC237F" w:rsidP="005C2E05">
      <w:pPr>
        <w:pStyle w:val="SOP-Text"/>
      </w:pPr>
      <w:r>
        <w:rPr>
          <w:noProof/>
        </w:rPr>
        <w:drawing>
          <wp:inline distT="0" distB="0" distL="0" distR="0" wp14:anchorId="70364192" wp14:editId="1B4603F9">
            <wp:extent cx="5943600" cy="5031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5031740"/>
                    </a:xfrm>
                    <a:prstGeom prst="rect">
                      <a:avLst/>
                    </a:prstGeom>
                  </pic:spPr>
                </pic:pic>
              </a:graphicData>
            </a:graphic>
          </wp:inline>
        </w:drawing>
      </w:r>
    </w:p>
    <w:p w14:paraId="53E2353F" w14:textId="77777777" w:rsidR="00EC237F" w:rsidRDefault="00EC237F" w:rsidP="00EC237F">
      <w:pPr>
        <w:pStyle w:val="SOP-Text"/>
      </w:pPr>
    </w:p>
    <w:p w14:paraId="28219624" w14:textId="3332569D" w:rsidR="00EC237F" w:rsidRDefault="00A6465C" w:rsidP="00EC237F">
      <w:pPr>
        <w:pStyle w:val="SOP-Text"/>
      </w:pPr>
      <w:r>
        <w:rPr>
          <w:b/>
        </w:rPr>
        <w:t>Figure 6</w:t>
      </w:r>
      <w:r w:rsidR="00EC237F" w:rsidRPr="008E4801">
        <w:rPr>
          <w:b/>
        </w:rPr>
        <w:t>:</w:t>
      </w:r>
      <w:r w:rsidR="00EC237F">
        <w:t xml:space="preserve"> Example graphic produced by </w:t>
      </w:r>
      <w:proofErr w:type="spellStart"/>
      <w:r w:rsidR="00EC237F" w:rsidRPr="00B203A4">
        <w:t>Scatter_Plot_with_AssessmentPoints.R</w:t>
      </w:r>
      <w:proofErr w:type="spellEnd"/>
    </w:p>
    <w:p w14:paraId="7BFAF1A8" w14:textId="77777777" w:rsidR="00EC237F" w:rsidRDefault="00EC237F" w:rsidP="00EC237F">
      <w:pPr>
        <w:pStyle w:val="SOP-Text"/>
      </w:pPr>
    </w:p>
    <w:p w14:paraId="6515A7E0" w14:textId="18104C89" w:rsidR="00EC237F" w:rsidRDefault="00A61201" w:rsidP="00EC237F">
      <w:pPr>
        <w:pStyle w:val="SOP-Text"/>
      </w:pPr>
      <w:r>
        <w:rPr>
          <w:noProof/>
        </w:rPr>
        <w:lastRenderedPageBreak/>
        <w:drawing>
          <wp:inline distT="0" distB="0" distL="0" distR="0" wp14:anchorId="4454D91E" wp14:editId="7701CDED">
            <wp:extent cx="5943600" cy="49701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970145"/>
                    </a:xfrm>
                    <a:prstGeom prst="rect">
                      <a:avLst/>
                    </a:prstGeom>
                  </pic:spPr>
                </pic:pic>
              </a:graphicData>
            </a:graphic>
          </wp:inline>
        </w:drawing>
      </w:r>
    </w:p>
    <w:p w14:paraId="00BBD26C" w14:textId="77777777" w:rsidR="00EC237F" w:rsidRDefault="00EC237F" w:rsidP="00EC237F">
      <w:pPr>
        <w:pStyle w:val="SOP-Text"/>
      </w:pPr>
    </w:p>
    <w:p w14:paraId="2E5A29A7" w14:textId="1AD7C915" w:rsidR="00A61201" w:rsidRDefault="00A6465C" w:rsidP="00EC237F">
      <w:pPr>
        <w:pStyle w:val="SOP-Text"/>
      </w:pPr>
      <w:r>
        <w:rPr>
          <w:b/>
        </w:rPr>
        <w:t>Figure 7</w:t>
      </w:r>
      <w:r w:rsidR="00A61201" w:rsidRPr="008E4801">
        <w:rPr>
          <w:b/>
        </w:rPr>
        <w:t>:</w:t>
      </w:r>
      <w:r w:rsidR="00A61201">
        <w:t xml:space="preserve"> Example graphic produced by</w:t>
      </w:r>
      <w:r w:rsidR="00A61201" w:rsidRPr="00A61201">
        <w:t xml:space="preserve"> </w:t>
      </w:r>
      <w:proofErr w:type="spellStart"/>
      <w:r w:rsidR="00A61201" w:rsidRPr="00B203A4">
        <w:t>Box_Plot_with_Scatter_Plot_Overlay.R</w:t>
      </w:r>
      <w:proofErr w:type="spellEnd"/>
    </w:p>
    <w:p w14:paraId="53FCBBFD" w14:textId="77777777" w:rsidR="00A61201" w:rsidRDefault="00A61201" w:rsidP="00EC237F">
      <w:pPr>
        <w:pStyle w:val="SOP-Text"/>
      </w:pPr>
    </w:p>
    <w:p w14:paraId="3322AA0B" w14:textId="77777777" w:rsidR="00EC237F" w:rsidRDefault="00EC237F" w:rsidP="00EC237F">
      <w:pPr>
        <w:pStyle w:val="SOP-Text"/>
      </w:pPr>
      <w:r>
        <w:t xml:space="preserve">The scripts generally follow the recommended R coding practices (Appendix 5) and are sequential.  With documented parameters, the scripts are written to be consumed directly by the R engine noted in the visualization workflow (Figure 1).  </w:t>
      </w:r>
    </w:p>
    <w:p w14:paraId="59040A8B" w14:textId="5A564129" w:rsidR="005C2E05" w:rsidRDefault="005C2E05" w:rsidP="005C2E05">
      <w:pPr>
        <w:pStyle w:val="SOP-Text"/>
      </w:pPr>
    </w:p>
    <w:p w14:paraId="7D7CADC0" w14:textId="77777777" w:rsidR="00EC237F" w:rsidRDefault="00EC237F" w:rsidP="005C2E05">
      <w:pPr>
        <w:pStyle w:val="SOP-Text"/>
      </w:pPr>
    </w:p>
    <w:p w14:paraId="0F029714" w14:textId="77777777" w:rsidR="006173F1" w:rsidRDefault="006173F1" w:rsidP="005C2E05">
      <w:pPr>
        <w:pStyle w:val="SOP-Text"/>
      </w:pPr>
    </w:p>
    <w:p w14:paraId="7A75BDF5" w14:textId="6A42DB35" w:rsidR="000D6394" w:rsidRDefault="00D930FC" w:rsidP="000D6394">
      <w:pPr>
        <w:pStyle w:val="SOP-L3"/>
      </w:pPr>
      <w:bookmarkStart w:id="82" w:name="_Toc423343103"/>
      <w:r>
        <w:t>Appendix 4</w:t>
      </w:r>
      <w:r w:rsidR="000D6394">
        <w:t>: Recommended R Coding Practices</w:t>
      </w:r>
      <w:bookmarkEnd w:id="82"/>
    </w:p>
    <w:p w14:paraId="505CA85E" w14:textId="1C509A55" w:rsidR="00305045" w:rsidRDefault="00F210C6" w:rsidP="00305045">
      <w:pPr>
        <w:pStyle w:val="SOP-Text"/>
      </w:pPr>
      <w:r>
        <w:t>S</w:t>
      </w:r>
      <w:r w:rsidR="00305045">
        <w:t xml:space="preserve">tandalone R scripts should have three sections:  data query, data frame manipulation, and plot generation. </w:t>
      </w:r>
    </w:p>
    <w:p w14:paraId="0DB41058" w14:textId="77777777" w:rsidR="00305045" w:rsidRDefault="00305045" w:rsidP="00305045">
      <w:pPr>
        <w:pStyle w:val="SOP-Text"/>
        <w:numPr>
          <w:ilvl w:val="0"/>
          <w:numId w:val="43"/>
        </w:numPr>
      </w:pPr>
      <w:r>
        <w:t>Data query: create request URLs to get data from service(s)</w:t>
      </w:r>
    </w:p>
    <w:p w14:paraId="381FC4BE" w14:textId="77777777" w:rsidR="00305045" w:rsidRDefault="00305045" w:rsidP="00305045">
      <w:pPr>
        <w:pStyle w:val="SOP-Text"/>
        <w:numPr>
          <w:ilvl w:val="0"/>
          <w:numId w:val="43"/>
        </w:numPr>
      </w:pPr>
      <w:r>
        <w:t>Data frame manipulation: reformat the data response as needed for to generate the plot</w:t>
      </w:r>
    </w:p>
    <w:p w14:paraId="497256C6" w14:textId="77777777" w:rsidR="00305045" w:rsidRDefault="00305045" w:rsidP="00305045">
      <w:pPr>
        <w:pStyle w:val="SOP-Text"/>
        <w:numPr>
          <w:ilvl w:val="0"/>
          <w:numId w:val="43"/>
        </w:numPr>
      </w:pPr>
      <w:r>
        <w:t xml:space="preserve">Plot generation: use the data frame(s) to create plot desired </w:t>
      </w:r>
    </w:p>
    <w:p w14:paraId="7606EF78" w14:textId="77777777" w:rsidR="00305045" w:rsidRDefault="00305045" w:rsidP="00305045">
      <w:pPr>
        <w:pStyle w:val="SOP-Text"/>
      </w:pPr>
    </w:p>
    <w:p w14:paraId="031DCBCE" w14:textId="1BCF9E5F" w:rsidR="00305045" w:rsidRDefault="00305045" w:rsidP="00305045">
      <w:pPr>
        <w:pStyle w:val="SOP-Text"/>
      </w:pPr>
      <w:r>
        <w:t xml:space="preserve">Use URL options to specify data to include; this minimizes the content sent over the wire and improves performance. </w:t>
      </w:r>
    </w:p>
    <w:p w14:paraId="77C2F617" w14:textId="77777777" w:rsidR="00305045" w:rsidRDefault="00305045" w:rsidP="00305045">
      <w:pPr>
        <w:pStyle w:val="SOP-Text"/>
      </w:pPr>
    </w:p>
    <w:p w14:paraId="0D67CB51" w14:textId="4BB088D1" w:rsidR="00305045" w:rsidRDefault="00305045" w:rsidP="00305045">
      <w:pPr>
        <w:pStyle w:val="SOP-Text"/>
      </w:pPr>
      <w:r>
        <w:t xml:space="preserve">Make sure scripts include comments. </w:t>
      </w:r>
    </w:p>
    <w:p w14:paraId="551EDB4B" w14:textId="77777777" w:rsidR="00305045" w:rsidRDefault="00305045" w:rsidP="00305045">
      <w:pPr>
        <w:pStyle w:val="SOP-Text"/>
      </w:pPr>
    </w:p>
    <w:p w14:paraId="06FB58FD" w14:textId="336A6525" w:rsidR="00305045" w:rsidRDefault="00305045" w:rsidP="00305045">
      <w:pPr>
        <w:pStyle w:val="SOP-Text"/>
      </w:pPr>
      <w:r>
        <w:t>Do not include:</w:t>
      </w:r>
    </w:p>
    <w:p w14:paraId="73919768" w14:textId="402160AE" w:rsidR="00305045" w:rsidRDefault="00305045" w:rsidP="00305045">
      <w:pPr>
        <w:pStyle w:val="SOP-Text"/>
        <w:numPr>
          <w:ilvl w:val="0"/>
          <w:numId w:val="44"/>
        </w:numPr>
      </w:pPr>
      <w:r>
        <w:t xml:space="preserve">Graphic output format (this is hard-coded in the analysis </w:t>
      </w:r>
      <w:r w:rsidR="00C459DE">
        <w:t>summary popup</w:t>
      </w:r>
      <w:r>
        <w:t>)</w:t>
      </w:r>
    </w:p>
    <w:p w14:paraId="54673A60" w14:textId="6FCEE53F" w:rsidR="00305045" w:rsidRDefault="00305045" w:rsidP="00305045">
      <w:pPr>
        <w:pStyle w:val="SOP-Text"/>
        <w:numPr>
          <w:ilvl w:val="0"/>
          <w:numId w:val="44"/>
        </w:numPr>
      </w:pPr>
      <w:r>
        <w:t>Nested functions</w:t>
      </w:r>
    </w:p>
    <w:p w14:paraId="40AE0A53" w14:textId="6F3D8C95" w:rsidR="00305045" w:rsidRDefault="00305045" w:rsidP="00305045">
      <w:pPr>
        <w:pStyle w:val="SOP-Text"/>
        <w:numPr>
          <w:ilvl w:val="0"/>
          <w:numId w:val="44"/>
        </w:numPr>
      </w:pPr>
      <w:r>
        <w:t>S4 code</w:t>
      </w:r>
    </w:p>
    <w:p w14:paraId="092ADC65" w14:textId="77777777" w:rsidR="00305045" w:rsidRDefault="00305045" w:rsidP="00305045">
      <w:pPr>
        <w:pStyle w:val="SOP-Text"/>
      </w:pPr>
    </w:p>
    <w:p w14:paraId="0B8BA05F" w14:textId="77777777" w:rsidR="006A4FA0" w:rsidRDefault="00305045" w:rsidP="00305045">
      <w:pPr>
        <w:pStyle w:val="SOP-Text"/>
        <w:rPr>
          <w:ins w:id="83" w:author="Lisa Nelson" w:date="2015-04-20T10:40:00Z"/>
        </w:rPr>
      </w:pPr>
      <w:r>
        <w:t>For code formatting recommendations, see the R Style Guide (</w:t>
      </w:r>
      <w:proofErr w:type="spellStart"/>
      <w:r>
        <w:t>Wickam</w:t>
      </w:r>
      <w:proofErr w:type="spellEnd"/>
      <w:r>
        <w:t xml:space="preserve">, 2015) and Google’s R Style Guide (Google Code, 2015). </w:t>
      </w:r>
    </w:p>
    <w:p w14:paraId="7AF97A46" w14:textId="77777777" w:rsidR="006A4FA0" w:rsidRDefault="006A4FA0">
      <w:pPr>
        <w:rPr>
          <w:ins w:id="84" w:author="Lisa Nelson" w:date="2015-04-20T10:40:00Z"/>
          <w:rFonts w:cs="Times New Roman"/>
          <w:sz w:val="20"/>
        </w:rPr>
      </w:pPr>
      <w:ins w:id="85" w:author="Lisa Nelson" w:date="2015-04-20T10:40:00Z">
        <w:r>
          <w:br w:type="page"/>
        </w:r>
      </w:ins>
    </w:p>
    <w:p w14:paraId="6EE77A46" w14:textId="77777777" w:rsidR="00BB1C30" w:rsidRDefault="00BB1C30" w:rsidP="00527403">
      <w:pPr>
        <w:pStyle w:val="SOP-L3"/>
        <w:rPr>
          <w:ins w:id="86" w:author="Lisa Nelson" w:date="2015-04-20T10:15:00Z"/>
        </w:rPr>
        <w:sectPr w:rsidR="00BB1C30" w:rsidSect="00BB1C30">
          <w:headerReference w:type="default" r:id="rId46"/>
          <w:footerReference w:type="default" r:id="rId47"/>
          <w:pgSz w:w="12240" w:h="15840"/>
          <w:pgMar w:top="1440" w:right="1440" w:bottom="1440" w:left="1440" w:header="720" w:footer="720" w:gutter="0"/>
          <w:cols w:space="720"/>
          <w:docGrid w:linePitch="360"/>
        </w:sectPr>
      </w:pPr>
    </w:p>
    <w:p w14:paraId="65BD3BAC" w14:textId="5C2697B8" w:rsidR="00E12017" w:rsidRDefault="00D930FC" w:rsidP="00527403">
      <w:pPr>
        <w:pStyle w:val="SOP-L3"/>
        <w:rPr>
          <w:ins w:id="87" w:author="Lisa Nelson" w:date="2015-04-03T10:57:00Z"/>
        </w:rPr>
      </w:pPr>
      <w:bookmarkStart w:id="88" w:name="_Toc423343104"/>
      <w:r>
        <w:lastRenderedPageBreak/>
        <w:t>Appendix 5</w:t>
      </w:r>
      <w:r w:rsidR="00527403">
        <w:t>: Data Service Entities</w:t>
      </w:r>
      <w:r w:rsidR="00A6465C">
        <w:t xml:space="preserve"> (Tables)</w:t>
      </w:r>
      <w:bookmarkEnd w:id="88"/>
    </w:p>
    <w:p w14:paraId="1DF63A11" w14:textId="72F0A865" w:rsidR="00527403" w:rsidRDefault="00BC7972" w:rsidP="009E2809">
      <w:r>
        <w:rPr>
          <w:noProof/>
        </w:rPr>
        <w:drawing>
          <wp:inline distT="0" distB="0" distL="0" distR="0" wp14:anchorId="15791205" wp14:editId="45FEAF0C">
            <wp:extent cx="6267744" cy="518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DesignerDiagram_Light_New.bmp"/>
                    <pic:cNvPicPr/>
                  </pic:nvPicPr>
                  <pic:blipFill>
                    <a:blip r:embed="rId48">
                      <a:extLst>
                        <a:ext uri="{28A0092B-C50C-407E-A947-70E740481C1C}">
                          <a14:useLocalDpi xmlns:a14="http://schemas.microsoft.com/office/drawing/2010/main" val="0"/>
                        </a:ext>
                      </a:extLst>
                    </a:blip>
                    <a:stretch>
                      <a:fillRect/>
                    </a:stretch>
                  </pic:blipFill>
                  <pic:spPr>
                    <a:xfrm>
                      <a:off x="0" y="0"/>
                      <a:ext cx="6277894" cy="5189991"/>
                    </a:xfrm>
                    <a:prstGeom prst="rect">
                      <a:avLst/>
                    </a:prstGeom>
                  </pic:spPr>
                </pic:pic>
              </a:graphicData>
            </a:graphic>
          </wp:inline>
        </w:drawing>
      </w:r>
    </w:p>
    <w:sectPr w:rsidR="00527403" w:rsidSect="00DA68C8">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2D9519" w14:textId="77777777" w:rsidR="00D34DEF" w:rsidRDefault="00D34DEF">
      <w:r>
        <w:separator/>
      </w:r>
    </w:p>
  </w:endnote>
  <w:endnote w:type="continuationSeparator" w:id="0">
    <w:p w14:paraId="32537E46" w14:textId="77777777" w:rsidR="00D34DEF" w:rsidRDefault="00D34D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6062357"/>
      <w:docPartObj>
        <w:docPartGallery w:val="Page Numbers (Bottom of Page)"/>
        <w:docPartUnique/>
      </w:docPartObj>
    </w:sdtPr>
    <w:sdtEndPr>
      <w:rPr>
        <w:rFonts w:ascii="Times New Roman" w:hAnsi="Times New Roman" w:cs="Times New Roman"/>
      </w:rPr>
    </w:sdtEndPr>
    <w:sdtContent>
      <w:p w14:paraId="2CE3F209" w14:textId="77777777" w:rsidR="00727E58" w:rsidRDefault="00727E58">
        <w:pPr>
          <w:pStyle w:val="Footer"/>
          <w:jc w:val="center"/>
        </w:pPr>
        <w:r w:rsidRPr="0045368E">
          <w:rPr>
            <w:rFonts w:ascii="Times New Roman" w:hAnsi="Times New Roman" w:cs="Times New Roman"/>
          </w:rPr>
          <w:fldChar w:fldCharType="begin"/>
        </w:r>
        <w:r w:rsidRPr="0045368E">
          <w:rPr>
            <w:rFonts w:ascii="Times New Roman" w:hAnsi="Times New Roman" w:cs="Times New Roman"/>
          </w:rPr>
          <w:instrText xml:space="preserve"> PAGE   \* MERGEFORMAT </w:instrText>
        </w:r>
        <w:r w:rsidRPr="0045368E">
          <w:rPr>
            <w:rFonts w:ascii="Times New Roman" w:hAnsi="Times New Roman" w:cs="Times New Roman"/>
          </w:rPr>
          <w:fldChar w:fldCharType="separate"/>
        </w:r>
        <w:r w:rsidR="00D272C1">
          <w:rPr>
            <w:rFonts w:ascii="Times New Roman" w:hAnsi="Times New Roman" w:cs="Times New Roman"/>
            <w:noProof/>
          </w:rPr>
          <w:t>1</w:t>
        </w:r>
        <w:r w:rsidRPr="0045368E">
          <w:rPr>
            <w:rFonts w:ascii="Times New Roman" w:hAnsi="Times New Roman" w:cs="Times New Roman"/>
          </w:rPr>
          <w:fldChar w:fldCharType="end"/>
        </w:r>
      </w:p>
    </w:sdtContent>
  </w:sdt>
  <w:p w14:paraId="3FC91637" w14:textId="77777777" w:rsidR="00727E58" w:rsidRPr="00366688" w:rsidRDefault="00727E58">
    <w:pPr>
      <w:pStyle w:val="Footer"/>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1150775"/>
      <w:docPartObj>
        <w:docPartGallery w:val="Page Numbers (Bottom of Page)"/>
        <w:docPartUnique/>
      </w:docPartObj>
    </w:sdtPr>
    <w:sdtEndPr>
      <w:rPr>
        <w:rFonts w:ascii="Times New Roman" w:hAnsi="Times New Roman" w:cs="Times New Roman"/>
      </w:rPr>
    </w:sdtEndPr>
    <w:sdtContent>
      <w:p w14:paraId="2E3EB4BC" w14:textId="77777777" w:rsidR="00727E58" w:rsidRDefault="00727E58">
        <w:pPr>
          <w:pStyle w:val="Footer"/>
          <w:jc w:val="center"/>
        </w:pPr>
        <w:r w:rsidRPr="0045368E">
          <w:rPr>
            <w:rFonts w:ascii="Times New Roman" w:hAnsi="Times New Roman" w:cs="Times New Roman"/>
          </w:rPr>
          <w:fldChar w:fldCharType="begin"/>
        </w:r>
        <w:r w:rsidRPr="0045368E">
          <w:rPr>
            <w:rFonts w:ascii="Times New Roman" w:hAnsi="Times New Roman" w:cs="Times New Roman"/>
          </w:rPr>
          <w:instrText xml:space="preserve"> PAGE   \* MERGEFORMAT </w:instrText>
        </w:r>
        <w:r w:rsidRPr="0045368E">
          <w:rPr>
            <w:rFonts w:ascii="Times New Roman" w:hAnsi="Times New Roman" w:cs="Times New Roman"/>
          </w:rPr>
          <w:fldChar w:fldCharType="separate"/>
        </w:r>
        <w:r w:rsidR="00604B35">
          <w:rPr>
            <w:rFonts w:ascii="Times New Roman" w:hAnsi="Times New Roman" w:cs="Times New Roman"/>
            <w:noProof/>
          </w:rPr>
          <w:t>2</w:t>
        </w:r>
        <w:r w:rsidRPr="0045368E">
          <w:rPr>
            <w:rFonts w:ascii="Times New Roman" w:hAnsi="Times New Roman" w:cs="Times New Roman"/>
          </w:rPr>
          <w:fldChar w:fldCharType="end"/>
        </w:r>
      </w:p>
    </w:sdtContent>
  </w:sdt>
  <w:p w14:paraId="2E3EB4BD" w14:textId="77777777" w:rsidR="00727E58" w:rsidRPr="00366688" w:rsidRDefault="00727E58">
    <w:pPr>
      <w:pStyle w:val="Footer"/>
      <w:rPr>
        <w:sz w:val="20"/>
        <w:szCs w:val="20"/>
      </w:rPr>
    </w:pPr>
  </w:p>
  <w:p w14:paraId="6506ED89" w14:textId="77777777" w:rsidR="00727E58" w:rsidRDefault="00727E5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42CF13" w14:textId="77777777" w:rsidR="00D34DEF" w:rsidRDefault="00D34DEF">
      <w:r>
        <w:separator/>
      </w:r>
    </w:p>
  </w:footnote>
  <w:footnote w:type="continuationSeparator" w:id="0">
    <w:p w14:paraId="0049787C" w14:textId="77777777" w:rsidR="00D34DEF" w:rsidRDefault="00D34D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CEDF03" w14:textId="346CF0D4" w:rsidR="00727E58" w:rsidRPr="00850E45" w:rsidRDefault="00727E58" w:rsidP="006B03F8">
    <w:pPr>
      <w:pStyle w:val="Header"/>
      <w:rPr>
        <w:sz w:val="20"/>
        <w:szCs w:val="20"/>
      </w:rPr>
    </w:pPr>
    <w:r>
      <w:rPr>
        <w:noProof/>
        <w:sz w:val="20"/>
        <w:szCs w:val="20"/>
      </w:rPr>
      <w:t>Data Visualization – Visualizer Plots</w:t>
    </w:r>
    <w:r>
      <w:rPr>
        <w:noProof/>
        <w:sz w:val="20"/>
        <w:szCs w:val="20"/>
      </w:rPr>
      <w:tab/>
    </w:r>
    <w:r w:rsidRPr="00850E45">
      <w:rPr>
        <w:sz w:val="20"/>
        <w:szCs w:val="20"/>
      </w:rPr>
      <w:tab/>
      <w:t xml:space="preserve">               Date: </w:t>
    </w:r>
    <w:r w:rsidRPr="00850E45">
      <w:rPr>
        <w:sz w:val="20"/>
        <w:szCs w:val="20"/>
      </w:rPr>
      <w:fldChar w:fldCharType="begin"/>
    </w:r>
    <w:r w:rsidRPr="00850E45">
      <w:rPr>
        <w:sz w:val="20"/>
        <w:szCs w:val="20"/>
      </w:rPr>
      <w:instrText xml:space="preserve"> DATE  \@ "MMMM d, yyyy" </w:instrText>
    </w:r>
    <w:r w:rsidRPr="00850E45">
      <w:rPr>
        <w:sz w:val="20"/>
        <w:szCs w:val="20"/>
      </w:rPr>
      <w:fldChar w:fldCharType="separate"/>
    </w:r>
    <w:r>
      <w:rPr>
        <w:noProof/>
        <w:sz w:val="20"/>
        <w:szCs w:val="20"/>
      </w:rPr>
      <w:t>June 29, 2015</w:t>
    </w:r>
    <w:r w:rsidRPr="00850E45">
      <w:rPr>
        <w:sz w:val="20"/>
        <w:szCs w:val="2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3EB4BB" w14:textId="7B40F08C" w:rsidR="00727E58" w:rsidRPr="005A2BC7" w:rsidRDefault="00727E58" w:rsidP="006B03F8">
    <w:pPr>
      <w:pStyle w:val="Header"/>
      <w:rPr>
        <w:sz w:val="20"/>
        <w:szCs w:val="20"/>
      </w:rPr>
    </w:pPr>
    <w:sdt>
      <w:sdtPr>
        <w:rPr>
          <w:noProof/>
          <w:sz w:val="20"/>
          <w:szCs w:val="20"/>
        </w:rPr>
        <w:id w:val="1093974504"/>
        <w:docPartObj>
          <w:docPartGallery w:val="Watermarks"/>
          <w:docPartUnique/>
        </w:docPartObj>
      </w:sdtPr>
      <w:sdtContent>
        <w:r>
          <w:rPr>
            <w:noProof/>
            <w:sz w:val="20"/>
            <w:szCs w:val="20"/>
            <w:lang w:eastAsia="zh-TW"/>
          </w:rPr>
          <w:pict w14:anchorId="78AA206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Pr>
        <w:noProof/>
        <w:sz w:val="20"/>
        <w:szCs w:val="20"/>
      </w:rPr>
      <w:t>Data Visualization – Visualizer Plots</w:t>
    </w:r>
    <w:r>
      <w:rPr>
        <w:noProof/>
        <w:sz w:val="20"/>
        <w:szCs w:val="20"/>
      </w:rPr>
      <w:tab/>
    </w:r>
    <w:r>
      <w:rPr>
        <w:sz w:val="20"/>
        <w:szCs w:val="20"/>
      </w:rPr>
      <w:tab/>
    </w:r>
    <w:r w:rsidRPr="005A2BC7">
      <w:rPr>
        <w:sz w:val="20"/>
        <w:szCs w:val="20"/>
      </w:rPr>
      <w:t xml:space="preserve">Date: </w:t>
    </w:r>
    <w:r w:rsidRPr="005A2BC7">
      <w:rPr>
        <w:sz w:val="20"/>
        <w:szCs w:val="20"/>
      </w:rPr>
      <w:fldChar w:fldCharType="begin"/>
    </w:r>
    <w:r w:rsidRPr="005A2BC7">
      <w:rPr>
        <w:sz w:val="20"/>
        <w:szCs w:val="20"/>
      </w:rPr>
      <w:instrText xml:space="preserve"> DATE  \@ "MMMM d, yyyy" </w:instrText>
    </w:r>
    <w:r w:rsidRPr="005A2BC7">
      <w:rPr>
        <w:sz w:val="20"/>
        <w:szCs w:val="20"/>
      </w:rPr>
      <w:fldChar w:fldCharType="separate"/>
    </w:r>
    <w:r>
      <w:rPr>
        <w:noProof/>
        <w:sz w:val="20"/>
        <w:szCs w:val="20"/>
      </w:rPr>
      <w:t>June 29, 2015</w:t>
    </w:r>
    <w:r w:rsidRPr="005A2BC7">
      <w:rPr>
        <w:sz w:val="20"/>
        <w:szCs w:val="20"/>
      </w:rPr>
      <w:fldChar w:fldCharType="end"/>
    </w:r>
  </w:p>
  <w:p w14:paraId="77BD941F" w14:textId="77777777" w:rsidR="00727E58" w:rsidRDefault="00727E5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09EADC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2FF8AF8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A0A2508"/>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3E65830"/>
    <w:lvl w:ilvl="0">
      <w:start w:val="1"/>
      <w:numFmt w:val="decimal"/>
      <w:pStyle w:val="ListNumber2"/>
      <w:lvlText w:val="%1."/>
      <w:lvlJc w:val="left"/>
      <w:pPr>
        <w:tabs>
          <w:tab w:val="num" w:pos="720"/>
        </w:tabs>
        <w:ind w:left="720" w:hanging="360"/>
      </w:pPr>
    </w:lvl>
  </w:abstractNum>
  <w:abstractNum w:abstractNumId="4">
    <w:nsid w:val="FFFFFF80"/>
    <w:multiLevelType w:val="singleLevel"/>
    <w:tmpl w:val="02DC24E0"/>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7506AD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3F6C758"/>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933C0A1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830E1CA4"/>
    <w:lvl w:ilvl="0">
      <w:start w:val="1"/>
      <w:numFmt w:val="decimal"/>
      <w:pStyle w:val="ListNumber"/>
      <w:lvlText w:val="%1."/>
      <w:lvlJc w:val="left"/>
      <w:pPr>
        <w:tabs>
          <w:tab w:val="num" w:pos="360"/>
        </w:tabs>
        <w:ind w:left="360" w:hanging="360"/>
      </w:pPr>
    </w:lvl>
  </w:abstractNum>
  <w:abstractNum w:abstractNumId="9">
    <w:nsid w:val="FFFFFF89"/>
    <w:multiLevelType w:val="singleLevel"/>
    <w:tmpl w:val="B12EE06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0D70F6"/>
    <w:multiLevelType w:val="hybridMultilevel"/>
    <w:tmpl w:val="A4002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9373E54"/>
    <w:multiLevelType w:val="hybridMultilevel"/>
    <w:tmpl w:val="E03297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D066382"/>
    <w:multiLevelType w:val="hybridMultilevel"/>
    <w:tmpl w:val="E03297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1B219FF"/>
    <w:multiLevelType w:val="hybridMultilevel"/>
    <w:tmpl w:val="085CF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1C450CC"/>
    <w:multiLevelType w:val="hybridMultilevel"/>
    <w:tmpl w:val="FB4E7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1C60A11"/>
    <w:multiLevelType w:val="hybridMultilevel"/>
    <w:tmpl w:val="1FD22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2F6125C"/>
    <w:multiLevelType w:val="multilevel"/>
    <w:tmpl w:val="04090023"/>
    <w:lvl w:ilvl="0">
      <w:start w:val="1"/>
      <w:numFmt w:val="upperRoman"/>
      <w:pStyle w:val="Heading1"/>
      <w:lvlText w:val="Article %1."/>
      <w:lvlJc w:val="left"/>
      <w:pPr>
        <w:ind w:left="360" w:firstLine="0"/>
      </w:pPr>
    </w:lvl>
    <w:lvl w:ilvl="1">
      <w:start w:val="1"/>
      <w:numFmt w:val="decimalZero"/>
      <w:pStyle w:val="Heading2"/>
      <w:isLgl/>
      <w:lvlText w:val="Section %1.%2"/>
      <w:lvlJc w:val="left"/>
      <w:pPr>
        <w:ind w:left="360" w:firstLine="0"/>
      </w:pPr>
    </w:lvl>
    <w:lvl w:ilvl="2">
      <w:start w:val="1"/>
      <w:numFmt w:val="lowerLetter"/>
      <w:pStyle w:val="Heading3"/>
      <w:lvlText w:val="(%3)"/>
      <w:lvlJc w:val="left"/>
      <w:pPr>
        <w:ind w:left="1080" w:hanging="432"/>
      </w:pPr>
    </w:lvl>
    <w:lvl w:ilvl="3">
      <w:start w:val="1"/>
      <w:numFmt w:val="lowerRoman"/>
      <w:pStyle w:val="Heading4"/>
      <w:lvlText w:val="(%4)"/>
      <w:lvlJc w:val="right"/>
      <w:pPr>
        <w:ind w:left="1224" w:hanging="144"/>
      </w:pPr>
    </w:lvl>
    <w:lvl w:ilvl="4">
      <w:start w:val="1"/>
      <w:numFmt w:val="decimal"/>
      <w:pStyle w:val="Heading5"/>
      <w:lvlText w:val="%5)"/>
      <w:lvlJc w:val="left"/>
      <w:pPr>
        <w:ind w:left="1368" w:hanging="432"/>
      </w:pPr>
    </w:lvl>
    <w:lvl w:ilvl="5">
      <w:start w:val="1"/>
      <w:numFmt w:val="lowerLetter"/>
      <w:pStyle w:val="Heading6"/>
      <w:lvlText w:val="%6)"/>
      <w:lvlJc w:val="left"/>
      <w:pPr>
        <w:ind w:left="1512" w:hanging="432"/>
      </w:pPr>
    </w:lvl>
    <w:lvl w:ilvl="6">
      <w:start w:val="1"/>
      <w:numFmt w:val="lowerRoman"/>
      <w:pStyle w:val="Heading7"/>
      <w:lvlText w:val="%7)"/>
      <w:lvlJc w:val="right"/>
      <w:pPr>
        <w:ind w:left="1656" w:hanging="288"/>
      </w:pPr>
    </w:lvl>
    <w:lvl w:ilvl="7">
      <w:start w:val="1"/>
      <w:numFmt w:val="lowerLetter"/>
      <w:pStyle w:val="Heading8"/>
      <w:lvlText w:val="%8."/>
      <w:lvlJc w:val="left"/>
      <w:pPr>
        <w:ind w:left="1800" w:hanging="432"/>
      </w:pPr>
    </w:lvl>
    <w:lvl w:ilvl="8">
      <w:start w:val="1"/>
      <w:numFmt w:val="lowerRoman"/>
      <w:pStyle w:val="Heading9"/>
      <w:lvlText w:val="%9."/>
      <w:lvlJc w:val="right"/>
      <w:pPr>
        <w:ind w:left="1944" w:hanging="144"/>
      </w:pPr>
    </w:lvl>
  </w:abstractNum>
  <w:abstractNum w:abstractNumId="17">
    <w:nsid w:val="15A21157"/>
    <w:multiLevelType w:val="hybridMultilevel"/>
    <w:tmpl w:val="E98A0FD2"/>
    <w:lvl w:ilvl="0" w:tplc="426C74D2">
      <w:start w:val="1"/>
      <w:numFmt w:val="decimal"/>
      <w:pStyle w:val="SOP-Figure"/>
      <w:lvlText w:val="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A54416A"/>
    <w:multiLevelType w:val="multilevel"/>
    <w:tmpl w:val="0409001D"/>
    <w:styleLink w:val="BulletList"/>
    <w:lvl w:ilvl="0">
      <w:start w:val="1"/>
      <w:numFmt w:val="bullet"/>
      <w:lvlText w:val=""/>
      <w:lvlJc w:val="left"/>
      <w:pPr>
        <w:tabs>
          <w:tab w:val="num" w:pos="0"/>
        </w:tabs>
        <w:ind w:left="720" w:hanging="360"/>
      </w:pPr>
      <w:rPr>
        <w:rFonts w:ascii="Symbol" w:hAnsi="Symbol" w:hint="default"/>
        <w:color w:val="auto"/>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234A1204"/>
    <w:multiLevelType w:val="hybridMultilevel"/>
    <w:tmpl w:val="1FD22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140BE6"/>
    <w:multiLevelType w:val="hybridMultilevel"/>
    <w:tmpl w:val="BD0AAA2E"/>
    <w:lvl w:ilvl="0" w:tplc="07EA06F2">
      <w:start w:val="5"/>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27466F1B"/>
    <w:multiLevelType w:val="hybridMultilevel"/>
    <w:tmpl w:val="46DA6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AD0A93"/>
    <w:multiLevelType w:val="hybridMultilevel"/>
    <w:tmpl w:val="C44E7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4C044B"/>
    <w:multiLevelType w:val="hybridMultilevel"/>
    <w:tmpl w:val="14D8F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E57945"/>
    <w:multiLevelType w:val="hybridMultilevel"/>
    <w:tmpl w:val="9AB83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883FEB"/>
    <w:multiLevelType w:val="hybridMultilevel"/>
    <w:tmpl w:val="D1868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E822FD"/>
    <w:multiLevelType w:val="hybridMultilevel"/>
    <w:tmpl w:val="1C589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B30E1C"/>
    <w:multiLevelType w:val="hybridMultilevel"/>
    <w:tmpl w:val="6E40EBF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3251358"/>
    <w:multiLevelType w:val="hybridMultilevel"/>
    <w:tmpl w:val="1FD22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3B42298"/>
    <w:multiLevelType w:val="hybridMultilevel"/>
    <w:tmpl w:val="B77C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613E6D"/>
    <w:multiLevelType w:val="hybridMultilevel"/>
    <w:tmpl w:val="83B2B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706C90"/>
    <w:multiLevelType w:val="hybridMultilevel"/>
    <w:tmpl w:val="1FD22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8F85ABA"/>
    <w:multiLevelType w:val="hybridMultilevel"/>
    <w:tmpl w:val="1FD22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FC0B23"/>
    <w:multiLevelType w:val="hybridMultilevel"/>
    <w:tmpl w:val="1FD22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C016455"/>
    <w:multiLevelType w:val="hybridMultilevel"/>
    <w:tmpl w:val="1FD22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114944"/>
    <w:multiLevelType w:val="hybridMultilevel"/>
    <w:tmpl w:val="17E28774"/>
    <w:lvl w:ilvl="0" w:tplc="19CE4926">
      <w:start w:val="1"/>
      <w:numFmt w:val="bullet"/>
      <w:pStyle w:val="SOP-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D036B5"/>
    <w:multiLevelType w:val="hybridMultilevel"/>
    <w:tmpl w:val="76B6C7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D35422"/>
    <w:multiLevelType w:val="hybridMultilevel"/>
    <w:tmpl w:val="1FD22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93E3AEF"/>
    <w:multiLevelType w:val="hybridMultilevel"/>
    <w:tmpl w:val="5D666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A452B9"/>
    <w:multiLevelType w:val="hybridMultilevel"/>
    <w:tmpl w:val="614AD9BE"/>
    <w:lvl w:ilvl="0" w:tplc="B9BAAF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00D77DA"/>
    <w:multiLevelType w:val="hybridMultilevel"/>
    <w:tmpl w:val="FB4E7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6E6389"/>
    <w:multiLevelType w:val="hybridMultilevel"/>
    <w:tmpl w:val="085CF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4618C2"/>
    <w:multiLevelType w:val="hybridMultilevel"/>
    <w:tmpl w:val="DCEE4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D4348C"/>
    <w:multiLevelType w:val="hybridMultilevel"/>
    <w:tmpl w:val="E03297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35"/>
  </w:num>
  <w:num w:numId="13">
    <w:abstractNumId w:val="17"/>
  </w:num>
  <w:num w:numId="14">
    <w:abstractNumId w:val="18"/>
  </w:num>
  <w:num w:numId="15">
    <w:abstractNumId w:val="28"/>
  </w:num>
  <w:num w:numId="16">
    <w:abstractNumId w:val="32"/>
  </w:num>
  <w:num w:numId="17">
    <w:abstractNumId w:val="43"/>
  </w:num>
  <w:num w:numId="18">
    <w:abstractNumId w:val="25"/>
  </w:num>
  <w:num w:numId="19">
    <w:abstractNumId w:val="39"/>
  </w:num>
  <w:num w:numId="20">
    <w:abstractNumId w:val="20"/>
  </w:num>
  <w:num w:numId="21">
    <w:abstractNumId w:val="37"/>
  </w:num>
  <w:num w:numId="22">
    <w:abstractNumId w:val="40"/>
  </w:num>
  <w:num w:numId="23">
    <w:abstractNumId w:val="23"/>
  </w:num>
  <w:num w:numId="24">
    <w:abstractNumId w:val="19"/>
  </w:num>
  <w:num w:numId="25">
    <w:abstractNumId w:val="31"/>
  </w:num>
  <w:num w:numId="26">
    <w:abstractNumId w:val="12"/>
  </w:num>
  <w:num w:numId="27">
    <w:abstractNumId w:val="33"/>
  </w:num>
  <w:num w:numId="28">
    <w:abstractNumId w:val="34"/>
  </w:num>
  <w:num w:numId="29">
    <w:abstractNumId w:val="11"/>
  </w:num>
  <w:num w:numId="30">
    <w:abstractNumId w:val="41"/>
  </w:num>
  <w:num w:numId="31">
    <w:abstractNumId w:val="27"/>
  </w:num>
  <w:num w:numId="32">
    <w:abstractNumId w:val="15"/>
  </w:num>
  <w:num w:numId="33">
    <w:abstractNumId w:val="14"/>
  </w:num>
  <w:num w:numId="34">
    <w:abstractNumId w:val="13"/>
  </w:num>
  <w:num w:numId="35">
    <w:abstractNumId w:val="24"/>
  </w:num>
  <w:num w:numId="36">
    <w:abstractNumId w:val="30"/>
  </w:num>
  <w:num w:numId="37">
    <w:abstractNumId w:val="16"/>
  </w:num>
  <w:num w:numId="38">
    <w:abstractNumId w:val="26"/>
  </w:num>
  <w:num w:numId="39">
    <w:abstractNumId w:val="42"/>
  </w:num>
  <w:num w:numId="40">
    <w:abstractNumId w:val="38"/>
  </w:num>
  <w:num w:numId="41">
    <w:abstractNumId w:val="22"/>
  </w:num>
  <w:num w:numId="42">
    <w:abstractNumId w:val="29"/>
  </w:num>
  <w:num w:numId="43">
    <w:abstractNumId w:val="10"/>
  </w:num>
  <w:num w:numId="44">
    <w:abstractNumId w:val="21"/>
  </w:num>
  <w:num w:numId="45">
    <w:abstractNumId w:val="3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trackRevisions/>
  <w:defaultTabStop w:val="720"/>
  <w:drawingGridHorizontalSpacing w:val="120"/>
  <w:displayHorizontalDrawingGridEvery w:val="2"/>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4C80"/>
    <w:rsid w:val="00004D67"/>
    <w:rsid w:val="00005806"/>
    <w:rsid w:val="00005F15"/>
    <w:rsid w:val="00006651"/>
    <w:rsid w:val="0000749C"/>
    <w:rsid w:val="000128DF"/>
    <w:rsid w:val="0001306E"/>
    <w:rsid w:val="00013961"/>
    <w:rsid w:val="0001520A"/>
    <w:rsid w:val="00015B29"/>
    <w:rsid w:val="000164D9"/>
    <w:rsid w:val="000165FD"/>
    <w:rsid w:val="000166F0"/>
    <w:rsid w:val="00016ADA"/>
    <w:rsid w:val="00016E1C"/>
    <w:rsid w:val="00020256"/>
    <w:rsid w:val="00020FB2"/>
    <w:rsid w:val="000247AD"/>
    <w:rsid w:val="00027B94"/>
    <w:rsid w:val="000301E6"/>
    <w:rsid w:val="00030993"/>
    <w:rsid w:val="00034F6E"/>
    <w:rsid w:val="00035B70"/>
    <w:rsid w:val="0003665A"/>
    <w:rsid w:val="00040589"/>
    <w:rsid w:val="00040BF6"/>
    <w:rsid w:val="000410B0"/>
    <w:rsid w:val="00041119"/>
    <w:rsid w:val="000411A9"/>
    <w:rsid w:val="00042A85"/>
    <w:rsid w:val="00042CF2"/>
    <w:rsid w:val="000441E3"/>
    <w:rsid w:val="00044A15"/>
    <w:rsid w:val="000456C8"/>
    <w:rsid w:val="000466D0"/>
    <w:rsid w:val="00046DE4"/>
    <w:rsid w:val="00050846"/>
    <w:rsid w:val="00050880"/>
    <w:rsid w:val="00052DA1"/>
    <w:rsid w:val="000557DD"/>
    <w:rsid w:val="00056A49"/>
    <w:rsid w:val="00057576"/>
    <w:rsid w:val="00057C2F"/>
    <w:rsid w:val="000605CA"/>
    <w:rsid w:val="00060E3A"/>
    <w:rsid w:val="000635F6"/>
    <w:rsid w:val="00063B96"/>
    <w:rsid w:val="00064662"/>
    <w:rsid w:val="00064A0F"/>
    <w:rsid w:val="0006565A"/>
    <w:rsid w:val="0006689B"/>
    <w:rsid w:val="00066A09"/>
    <w:rsid w:val="0006760B"/>
    <w:rsid w:val="0007092D"/>
    <w:rsid w:val="00070CD9"/>
    <w:rsid w:val="00071AD2"/>
    <w:rsid w:val="00071B37"/>
    <w:rsid w:val="00072B19"/>
    <w:rsid w:val="00073440"/>
    <w:rsid w:val="000739A1"/>
    <w:rsid w:val="00073B4F"/>
    <w:rsid w:val="00074636"/>
    <w:rsid w:val="000757FF"/>
    <w:rsid w:val="000802F3"/>
    <w:rsid w:val="00082318"/>
    <w:rsid w:val="00083C0B"/>
    <w:rsid w:val="00084114"/>
    <w:rsid w:val="00084548"/>
    <w:rsid w:val="000853FB"/>
    <w:rsid w:val="000859F0"/>
    <w:rsid w:val="00085AB0"/>
    <w:rsid w:val="000871AE"/>
    <w:rsid w:val="00087D0D"/>
    <w:rsid w:val="000919FF"/>
    <w:rsid w:val="0009716E"/>
    <w:rsid w:val="00097A60"/>
    <w:rsid w:val="00097CD4"/>
    <w:rsid w:val="000A0114"/>
    <w:rsid w:val="000A296D"/>
    <w:rsid w:val="000A370B"/>
    <w:rsid w:val="000A4F5B"/>
    <w:rsid w:val="000A64D3"/>
    <w:rsid w:val="000A715B"/>
    <w:rsid w:val="000A76D0"/>
    <w:rsid w:val="000A7CA5"/>
    <w:rsid w:val="000B08FF"/>
    <w:rsid w:val="000B1203"/>
    <w:rsid w:val="000B120B"/>
    <w:rsid w:val="000B1854"/>
    <w:rsid w:val="000B1E40"/>
    <w:rsid w:val="000B288F"/>
    <w:rsid w:val="000B34E4"/>
    <w:rsid w:val="000B5190"/>
    <w:rsid w:val="000B5869"/>
    <w:rsid w:val="000B646C"/>
    <w:rsid w:val="000B7873"/>
    <w:rsid w:val="000B7A09"/>
    <w:rsid w:val="000B7C5D"/>
    <w:rsid w:val="000B7DE1"/>
    <w:rsid w:val="000B7F76"/>
    <w:rsid w:val="000C0174"/>
    <w:rsid w:val="000C062A"/>
    <w:rsid w:val="000C0D4F"/>
    <w:rsid w:val="000C23E6"/>
    <w:rsid w:val="000C3ABB"/>
    <w:rsid w:val="000C48B6"/>
    <w:rsid w:val="000C55A1"/>
    <w:rsid w:val="000C57F3"/>
    <w:rsid w:val="000D0289"/>
    <w:rsid w:val="000D2E02"/>
    <w:rsid w:val="000D45A0"/>
    <w:rsid w:val="000D47CC"/>
    <w:rsid w:val="000D6394"/>
    <w:rsid w:val="000D6723"/>
    <w:rsid w:val="000D71D2"/>
    <w:rsid w:val="000D7528"/>
    <w:rsid w:val="000E2040"/>
    <w:rsid w:val="000E29A6"/>
    <w:rsid w:val="000E3A3A"/>
    <w:rsid w:val="000E46F9"/>
    <w:rsid w:val="000E61BA"/>
    <w:rsid w:val="000E69B4"/>
    <w:rsid w:val="000E70E8"/>
    <w:rsid w:val="000E7409"/>
    <w:rsid w:val="000F1960"/>
    <w:rsid w:val="000F1B7C"/>
    <w:rsid w:val="000F21D8"/>
    <w:rsid w:val="000F5020"/>
    <w:rsid w:val="000F6750"/>
    <w:rsid w:val="000F7AF7"/>
    <w:rsid w:val="0010074C"/>
    <w:rsid w:val="0010101A"/>
    <w:rsid w:val="00102190"/>
    <w:rsid w:val="00103B13"/>
    <w:rsid w:val="00105887"/>
    <w:rsid w:val="00105EBB"/>
    <w:rsid w:val="001062CC"/>
    <w:rsid w:val="001073BA"/>
    <w:rsid w:val="00107689"/>
    <w:rsid w:val="0011099B"/>
    <w:rsid w:val="00110FF2"/>
    <w:rsid w:val="001164F1"/>
    <w:rsid w:val="00116C39"/>
    <w:rsid w:val="00116C99"/>
    <w:rsid w:val="00117A78"/>
    <w:rsid w:val="00117F4D"/>
    <w:rsid w:val="00120608"/>
    <w:rsid w:val="00122378"/>
    <w:rsid w:val="00122D48"/>
    <w:rsid w:val="00125224"/>
    <w:rsid w:val="0012696D"/>
    <w:rsid w:val="00130F5C"/>
    <w:rsid w:val="00131B34"/>
    <w:rsid w:val="00131DFF"/>
    <w:rsid w:val="00132575"/>
    <w:rsid w:val="00133424"/>
    <w:rsid w:val="001401E2"/>
    <w:rsid w:val="001414C7"/>
    <w:rsid w:val="0014290D"/>
    <w:rsid w:val="00144310"/>
    <w:rsid w:val="0014438A"/>
    <w:rsid w:val="00144907"/>
    <w:rsid w:val="001453C8"/>
    <w:rsid w:val="00145BCF"/>
    <w:rsid w:val="00150202"/>
    <w:rsid w:val="0015056F"/>
    <w:rsid w:val="00150D64"/>
    <w:rsid w:val="0015399B"/>
    <w:rsid w:val="00153C32"/>
    <w:rsid w:val="00154255"/>
    <w:rsid w:val="00154475"/>
    <w:rsid w:val="00154FE1"/>
    <w:rsid w:val="001571E0"/>
    <w:rsid w:val="001576C2"/>
    <w:rsid w:val="00160D1A"/>
    <w:rsid w:val="00162900"/>
    <w:rsid w:val="00162A77"/>
    <w:rsid w:val="00165F4B"/>
    <w:rsid w:val="0016656C"/>
    <w:rsid w:val="00167867"/>
    <w:rsid w:val="00167EED"/>
    <w:rsid w:val="00167FBD"/>
    <w:rsid w:val="00171A39"/>
    <w:rsid w:val="00173B87"/>
    <w:rsid w:val="001751CC"/>
    <w:rsid w:val="00177B08"/>
    <w:rsid w:val="00177E40"/>
    <w:rsid w:val="001801CB"/>
    <w:rsid w:val="00182290"/>
    <w:rsid w:val="00182FB1"/>
    <w:rsid w:val="00184DC1"/>
    <w:rsid w:val="00185508"/>
    <w:rsid w:val="001861BA"/>
    <w:rsid w:val="001876C3"/>
    <w:rsid w:val="00190A99"/>
    <w:rsid w:val="0019220D"/>
    <w:rsid w:val="00192737"/>
    <w:rsid w:val="00193C69"/>
    <w:rsid w:val="00196805"/>
    <w:rsid w:val="00196934"/>
    <w:rsid w:val="00197E62"/>
    <w:rsid w:val="001A0951"/>
    <w:rsid w:val="001A2115"/>
    <w:rsid w:val="001A2579"/>
    <w:rsid w:val="001A25B1"/>
    <w:rsid w:val="001A2723"/>
    <w:rsid w:val="001A2F6A"/>
    <w:rsid w:val="001A3DB2"/>
    <w:rsid w:val="001A54CF"/>
    <w:rsid w:val="001A7112"/>
    <w:rsid w:val="001B0C6B"/>
    <w:rsid w:val="001B11BE"/>
    <w:rsid w:val="001B37BC"/>
    <w:rsid w:val="001B391D"/>
    <w:rsid w:val="001B42A1"/>
    <w:rsid w:val="001B5C58"/>
    <w:rsid w:val="001B64CA"/>
    <w:rsid w:val="001B75B7"/>
    <w:rsid w:val="001C02D8"/>
    <w:rsid w:val="001C0343"/>
    <w:rsid w:val="001C073B"/>
    <w:rsid w:val="001C26FA"/>
    <w:rsid w:val="001C3419"/>
    <w:rsid w:val="001C6695"/>
    <w:rsid w:val="001C7982"/>
    <w:rsid w:val="001C79A2"/>
    <w:rsid w:val="001C7A4E"/>
    <w:rsid w:val="001C7F32"/>
    <w:rsid w:val="001D097B"/>
    <w:rsid w:val="001D0DBC"/>
    <w:rsid w:val="001D1101"/>
    <w:rsid w:val="001D2056"/>
    <w:rsid w:val="001D2DDE"/>
    <w:rsid w:val="001D3525"/>
    <w:rsid w:val="001D564F"/>
    <w:rsid w:val="001D607C"/>
    <w:rsid w:val="001D7D24"/>
    <w:rsid w:val="001E1A7C"/>
    <w:rsid w:val="001E3A66"/>
    <w:rsid w:val="001E4215"/>
    <w:rsid w:val="001E4939"/>
    <w:rsid w:val="001F014D"/>
    <w:rsid w:val="001F177C"/>
    <w:rsid w:val="001F2669"/>
    <w:rsid w:val="001F5293"/>
    <w:rsid w:val="001F7BEC"/>
    <w:rsid w:val="0020065B"/>
    <w:rsid w:val="0020096A"/>
    <w:rsid w:val="00201220"/>
    <w:rsid w:val="002016B1"/>
    <w:rsid w:val="002035BB"/>
    <w:rsid w:val="002051D3"/>
    <w:rsid w:val="0020539E"/>
    <w:rsid w:val="00205738"/>
    <w:rsid w:val="0020614C"/>
    <w:rsid w:val="0020696D"/>
    <w:rsid w:val="00207C76"/>
    <w:rsid w:val="00211163"/>
    <w:rsid w:val="00211BA5"/>
    <w:rsid w:val="00212077"/>
    <w:rsid w:val="002134AE"/>
    <w:rsid w:val="00213945"/>
    <w:rsid w:val="00216C47"/>
    <w:rsid w:val="00217AE8"/>
    <w:rsid w:val="0022218B"/>
    <w:rsid w:val="00222897"/>
    <w:rsid w:val="00223AF0"/>
    <w:rsid w:val="0022430B"/>
    <w:rsid w:val="002261C5"/>
    <w:rsid w:val="00227FDA"/>
    <w:rsid w:val="0023146C"/>
    <w:rsid w:val="002314DF"/>
    <w:rsid w:val="00232AF9"/>
    <w:rsid w:val="002336D5"/>
    <w:rsid w:val="00236272"/>
    <w:rsid w:val="00236F79"/>
    <w:rsid w:val="00242474"/>
    <w:rsid w:val="002443CC"/>
    <w:rsid w:val="00244608"/>
    <w:rsid w:val="00245956"/>
    <w:rsid w:val="00246541"/>
    <w:rsid w:val="002471C4"/>
    <w:rsid w:val="00250CEE"/>
    <w:rsid w:val="002510AD"/>
    <w:rsid w:val="00251A75"/>
    <w:rsid w:val="00252CF1"/>
    <w:rsid w:val="002565C9"/>
    <w:rsid w:val="00261312"/>
    <w:rsid w:val="00261970"/>
    <w:rsid w:val="00262BC9"/>
    <w:rsid w:val="00267439"/>
    <w:rsid w:val="00270A2C"/>
    <w:rsid w:val="00270E1A"/>
    <w:rsid w:val="00271537"/>
    <w:rsid w:val="002719A6"/>
    <w:rsid w:val="00271BA5"/>
    <w:rsid w:val="00271C8B"/>
    <w:rsid w:val="002735FA"/>
    <w:rsid w:val="00273947"/>
    <w:rsid w:val="00274BA4"/>
    <w:rsid w:val="002771A8"/>
    <w:rsid w:val="002816B7"/>
    <w:rsid w:val="00282C14"/>
    <w:rsid w:val="00282D7B"/>
    <w:rsid w:val="00283947"/>
    <w:rsid w:val="002845A2"/>
    <w:rsid w:val="00286CD0"/>
    <w:rsid w:val="00286E1C"/>
    <w:rsid w:val="002922DC"/>
    <w:rsid w:val="00294538"/>
    <w:rsid w:val="002959C3"/>
    <w:rsid w:val="00295A53"/>
    <w:rsid w:val="00296BF9"/>
    <w:rsid w:val="0029794D"/>
    <w:rsid w:val="002A1AD7"/>
    <w:rsid w:val="002A629B"/>
    <w:rsid w:val="002A66FF"/>
    <w:rsid w:val="002A6DBE"/>
    <w:rsid w:val="002A7816"/>
    <w:rsid w:val="002B202A"/>
    <w:rsid w:val="002B2875"/>
    <w:rsid w:val="002B2A28"/>
    <w:rsid w:val="002B2AB0"/>
    <w:rsid w:val="002B6B53"/>
    <w:rsid w:val="002B7745"/>
    <w:rsid w:val="002C0B18"/>
    <w:rsid w:val="002C0DCD"/>
    <w:rsid w:val="002C346D"/>
    <w:rsid w:val="002C3C71"/>
    <w:rsid w:val="002C4C06"/>
    <w:rsid w:val="002C50B3"/>
    <w:rsid w:val="002D0765"/>
    <w:rsid w:val="002D0963"/>
    <w:rsid w:val="002D2590"/>
    <w:rsid w:val="002D7107"/>
    <w:rsid w:val="002E0137"/>
    <w:rsid w:val="002E0AB1"/>
    <w:rsid w:val="002E1C8D"/>
    <w:rsid w:val="002E43B5"/>
    <w:rsid w:val="002E4542"/>
    <w:rsid w:val="002E7427"/>
    <w:rsid w:val="002F21E3"/>
    <w:rsid w:val="002F2527"/>
    <w:rsid w:val="002F43A1"/>
    <w:rsid w:val="002F5C73"/>
    <w:rsid w:val="002F5D6C"/>
    <w:rsid w:val="002F63D6"/>
    <w:rsid w:val="002F7B0F"/>
    <w:rsid w:val="00301C0F"/>
    <w:rsid w:val="00305045"/>
    <w:rsid w:val="00306356"/>
    <w:rsid w:val="0031106E"/>
    <w:rsid w:val="003132D8"/>
    <w:rsid w:val="00313FEA"/>
    <w:rsid w:val="00315386"/>
    <w:rsid w:val="00316979"/>
    <w:rsid w:val="00320150"/>
    <w:rsid w:val="00320C11"/>
    <w:rsid w:val="003216C8"/>
    <w:rsid w:val="00321ECF"/>
    <w:rsid w:val="003222BA"/>
    <w:rsid w:val="00322B3E"/>
    <w:rsid w:val="00322EDC"/>
    <w:rsid w:val="003252A3"/>
    <w:rsid w:val="00326424"/>
    <w:rsid w:val="0032747F"/>
    <w:rsid w:val="003327AF"/>
    <w:rsid w:val="00332BDD"/>
    <w:rsid w:val="00333778"/>
    <w:rsid w:val="003341F0"/>
    <w:rsid w:val="00334831"/>
    <w:rsid w:val="00334FFD"/>
    <w:rsid w:val="00335049"/>
    <w:rsid w:val="0033597D"/>
    <w:rsid w:val="003359B6"/>
    <w:rsid w:val="00336BAE"/>
    <w:rsid w:val="00337113"/>
    <w:rsid w:val="00337823"/>
    <w:rsid w:val="0034072C"/>
    <w:rsid w:val="00340B78"/>
    <w:rsid w:val="00341869"/>
    <w:rsid w:val="00342DB0"/>
    <w:rsid w:val="0034416D"/>
    <w:rsid w:val="0034582B"/>
    <w:rsid w:val="00346A26"/>
    <w:rsid w:val="00347027"/>
    <w:rsid w:val="00351497"/>
    <w:rsid w:val="00351A11"/>
    <w:rsid w:val="00351E35"/>
    <w:rsid w:val="00352582"/>
    <w:rsid w:val="00353E2D"/>
    <w:rsid w:val="00353F29"/>
    <w:rsid w:val="003563C6"/>
    <w:rsid w:val="00356428"/>
    <w:rsid w:val="0035668A"/>
    <w:rsid w:val="00357252"/>
    <w:rsid w:val="00360095"/>
    <w:rsid w:val="0036154D"/>
    <w:rsid w:val="00361833"/>
    <w:rsid w:val="00365949"/>
    <w:rsid w:val="00366688"/>
    <w:rsid w:val="00367FAE"/>
    <w:rsid w:val="00370BF3"/>
    <w:rsid w:val="00372387"/>
    <w:rsid w:val="00373838"/>
    <w:rsid w:val="0037681D"/>
    <w:rsid w:val="00377224"/>
    <w:rsid w:val="00377648"/>
    <w:rsid w:val="00380C46"/>
    <w:rsid w:val="003821C0"/>
    <w:rsid w:val="00382C54"/>
    <w:rsid w:val="00384DD1"/>
    <w:rsid w:val="0039075F"/>
    <w:rsid w:val="003917C6"/>
    <w:rsid w:val="00392331"/>
    <w:rsid w:val="003928AC"/>
    <w:rsid w:val="00392966"/>
    <w:rsid w:val="00394A0B"/>
    <w:rsid w:val="00394BDC"/>
    <w:rsid w:val="00395AB7"/>
    <w:rsid w:val="00395AD4"/>
    <w:rsid w:val="00397850"/>
    <w:rsid w:val="00397A98"/>
    <w:rsid w:val="003A1382"/>
    <w:rsid w:val="003A2CC0"/>
    <w:rsid w:val="003A2D1A"/>
    <w:rsid w:val="003A43A2"/>
    <w:rsid w:val="003A4AA6"/>
    <w:rsid w:val="003A5EEC"/>
    <w:rsid w:val="003A74F8"/>
    <w:rsid w:val="003A79F8"/>
    <w:rsid w:val="003B33CA"/>
    <w:rsid w:val="003B3A0C"/>
    <w:rsid w:val="003B4FE9"/>
    <w:rsid w:val="003B5288"/>
    <w:rsid w:val="003B6932"/>
    <w:rsid w:val="003C1736"/>
    <w:rsid w:val="003C1B63"/>
    <w:rsid w:val="003C1C62"/>
    <w:rsid w:val="003C1E25"/>
    <w:rsid w:val="003C3445"/>
    <w:rsid w:val="003C69BE"/>
    <w:rsid w:val="003D0259"/>
    <w:rsid w:val="003D0432"/>
    <w:rsid w:val="003D09C0"/>
    <w:rsid w:val="003D1905"/>
    <w:rsid w:val="003D1B74"/>
    <w:rsid w:val="003D20C9"/>
    <w:rsid w:val="003D2A4E"/>
    <w:rsid w:val="003D42AD"/>
    <w:rsid w:val="003D537A"/>
    <w:rsid w:val="003D6792"/>
    <w:rsid w:val="003D716F"/>
    <w:rsid w:val="003D7D5B"/>
    <w:rsid w:val="003E056D"/>
    <w:rsid w:val="003E33DB"/>
    <w:rsid w:val="003E4B63"/>
    <w:rsid w:val="003E639E"/>
    <w:rsid w:val="003E7862"/>
    <w:rsid w:val="003E7863"/>
    <w:rsid w:val="003E7A47"/>
    <w:rsid w:val="003F0ECE"/>
    <w:rsid w:val="003F188B"/>
    <w:rsid w:val="003F31E6"/>
    <w:rsid w:val="003F5FA1"/>
    <w:rsid w:val="00401E9B"/>
    <w:rsid w:val="0040263B"/>
    <w:rsid w:val="004035CD"/>
    <w:rsid w:val="00403986"/>
    <w:rsid w:val="00403CB7"/>
    <w:rsid w:val="004055F9"/>
    <w:rsid w:val="00406F5E"/>
    <w:rsid w:val="004079A0"/>
    <w:rsid w:val="00407C25"/>
    <w:rsid w:val="00411D64"/>
    <w:rsid w:val="00412270"/>
    <w:rsid w:val="00413742"/>
    <w:rsid w:val="00414734"/>
    <w:rsid w:val="00415A20"/>
    <w:rsid w:val="004169AD"/>
    <w:rsid w:val="0041735D"/>
    <w:rsid w:val="00420731"/>
    <w:rsid w:val="00420F56"/>
    <w:rsid w:val="00424395"/>
    <w:rsid w:val="00425731"/>
    <w:rsid w:val="00426844"/>
    <w:rsid w:val="00430588"/>
    <w:rsid w:val="00430ABB"/>
    <w:rsid w:val="00430D2A"/>
    <w:rsid w:val="00435354"/>
    <w:rsid w:val="00437234"/>
    <w:rsid w:val="00441CE2"/>
    <w:rsid w:val="00441E6A"/>
    <w:rsid w:val="004432C3"/>
    <w:rsid w:val="004460BE"/>
    <w:rsid w:val="004505AB"/>
    <w:rsid w:val="0045098C"/>
    <w:rsid w:val="00451664"/>
    <w:rsid w:val="0045368E"/>
    <w:rsid w:val="00454D8D"/>
    <w:rsid w:val="00456171"/>
    <w:rsid w:val="0045730A"/>
    <w:rsid w:val="0046165B"/>
    <w:rsid w:val="00461B06"/>
    <w:rsid w:val="00461C2F"/>
    <w:rsid w:val="00463548"/>
    <w:rsid w:val="00465B6A"/>
    <w:rsid w:val="00465C07"/>
    <w:rsid w:val="00466CD9"/>
    <w:rsid w:val="00467B52"/>
    <w:rsid w:val="00467F3C"/>
    <w:rsid w:val="00467FD4"/>
    <w:rsid w:val="00472269"/>
    <w:rsid w:val="004736EC"/>
    <w:rsid w:val="00473C56"/>
    <w:rsid w:val="0047614B"/>
    <w:rsid w:val="00476750"/>
    <w:rsid w:val="004773C4"/>
    <w:rsid w:val="004775CD"/>
    <w:rsid w:val="00480481"/>
    <w:rsid w:val="00482C4E"/>
    <w:rsid w:val="00482E91"/>
    <w:rsid w:val="00482FF0"/>
    <w:rsid w:val="00487E70"/>
    <w:rsid w:val="004906B8"/>
    <w:rsid w:val="00490FCD"/>
    <w:rsid w:val="004913D5"/>
    <w:rsid w:val="004914BD"/>
    <w:rsid w:val="004920AB"/>
    <w:rsid w:val="00492351"/>
    <w:rsid w:val="004925CC"/>
    <w:rsid w:val="00492DAC"/>
    <w:rsid w:val="00495522"/>
    <w:rsid w:val="00497571"/>
    <w:rsid w:val="004A1659"/>
    <w:rsid w:val="004A1757"/>
    <w:rsid w:val="004A1AB6"/>
    <w:rsid w:val="004A1C00"/>
    <w:rsid w:val="004A2DFB"/>
    <w:rsid w:val="004A51CA"/>
    <w:rsid w:val="004A671D"/>
    <w:rsid w:val="004B11FC"/>
    <w:rsid w:val="004B12AF"/>
    <w:rsid w:val="004B21CE"/>
    <w:rsid w:val="004B284A"/>
    <w:rsid w:val="004B36CA"/>
    <w:rsid w:val="004B4C80"/>
    <w:rsid w:val="004B6EF6"/>
    <w:rsid w:val="004B7B81"/>
    <w:rsid w:val="004B7CD9"/>
    <w:rsid w:val="004C0354"/>
    <w:rsid w:val="004C09E3"/>
    <w:rsid w:val="004C2DCA"/>
    <w:rsid w:val="004C553B"/>
    <w:rsid w:val="004C5CE6"/>
    <w:rsid w:val="004C68C6"/>
    <w:rsid w:val="004C6C4B"/>
    <w:rsid w:val="004C7FD4"/>
    <w:rsid w:val="004D14B4"/>
    <w:rsid w:val="004D1C26"/>
    <w:rsid w:val="004D1D31"/>
    <w:rsid w:val="004D203E"/>
    <w:rsid w:val="004D2597"/>
    <w:rsid w:val="004D2652"/>
    <w:rsid w:val="004D4998"/>
    <w:rsid w:val="004D5093"/>
    <w:rsid w:val="004D698D"/>
    <w:rsid w:val="004D6F0C"/>
    <w:rsid w:val="004D6FDC"/>
    <w:rsid w:val="004D7035"/>
    <w:rsid w:val="004E0F6E"/>
    <w:rsid w:val="004E1002"/>
    <w:rsid w:val="004E1999"/>
    <w:rsid w:val="004E1E98"/>
    <w:rsid w:val="004E5029"/>
    <w:rsid w:val="004E5A44"/>
    <w:rsid w:val="004E7C3E"/>
    <w:rsid w:val="004F0BA5"/>
    <w:rsid w:val="004F0C81"/>
    <w:rsid w:val="004F24B8"/>
    <w:rsid w:val="004F272D"/>
    <w:rsid w:val="004F27A0"/>
    <w:rsid w:val="004F3F9B"/>
    <w:rsid w:val="004F3F9F"/>
    <w:rsid w:val="004F4C49"/>
    <w:rsid w:val="004F5D50"/>
    <w:rsid w:val="004F69A4"/>
    <w:rsid w:val="004F7E13"/>
    <w:rsid w:val="0050151B"/>
    <w:rsid w:val="005037F6"/>
    <w:rsid w:val="005038DB"/>
    <w:rsid w:val="00504B20"/>
    <w:rsid w:val="00506B0F"/>
    <w:rsid w:val="00507FBC"/>
    <w:rsid w:val="005107B6"/>
    <w:rsid w:val="005120E5"/>
    <w:rsid w:val="00513526"/>
    <w:rsid w:val="00513565"/>
    <w:rsid w:val="00514D28"/>
    <w:rsid w:val="00515FD1"/>
    <w:rsid w:val="00516EA3"/>
    <w:rsid w:val="00517386"/>
    <w:rsid w:val="00521333"/>
    <w:rsid w:val="005218CF"/>
    <w:rsid w:val="00521A9D"/>
    <w:rsid w:val="00521C30"/>
    <w:rsid w:val="005222A6"/>
    <w:rsid w:val="00524ABB"/>
    <w:rsid w:val="00524FE5"/>
    <w:rsid w:val="00527403"/>
    <w:rsid w:val="00527E4D"/>
    <w:rsid w:val="00530ABA"/>
    <w:rsid w:val="005319AB"/>
    <w:rsid w:val="00531BDA"/>
    <w:rsid w:val="00531F66"/>
    <w:rsid w:val="00535F89"/>
    <w:rsid w:val="00536A89"/>
    <w:rsid w:val="00540B2B"/>
    <w:rsid w:val="00542046"/>
    <w:rsid w:val="00544E35"/>
    <w:rsid w:val="00546C3B"/>
    <w:rsid w:val="00550482"/>
    <w:rsid w:val="005523D9"/>
    <w:rsid w:val="00552761"/>
    <w:rsid w:val="00552CAC"/>
    <w:rsid w:val="00553CF7"/>
    <w:rsid w:val="005544E8"/>
    <w:rsid w:val="00557474"/>
    <w:rsid w:val="005574A6"/>
    <w:rsid w:val="005613E8"/>
    <w:rsid w:val="00564F1D"/>
    <w:rsid w:val="00565389"/>
    <w:rsid w:val="00566C58"/>
    <w:rsid w:val="00567359"/>
    <w:rsid w:val="00570827"/>
    <w:rsid w:val="00571411"/>
    <w:rsid w:val="0057284C"/>
    <w:rsid w:val="0057354E"/>
    <w:rsid w:val="00574B0C"/>
    <w:rsid w:val="00583B71"/>
    <w:rsid w:val="00585067"/>
    <w:rsid w:val="00585071"/>
    <w:rsid w:val="00585EB6"/>
    <w:rsid w:val="00586A89"/>
    <w:rsid w:val="00587C9F"/>
    <w:rsid w:val="00590FD5"/>
    <w:rsid w:val="00591173"/>
    <w:rsid w:val="00591268"/>
    <w:rsid w:val="005931A0"/>
    <w:rsid w:val="00593D04"/>
    <w:rsid w:val="00596D50"/>
    <w:rsid w:val="005974CD"/>
    <w:rsid w:val="005A034D"/>
    <w:rsid w:val="005A1167"/>
    <w:rsid w:val="005A1A77"/>
    <w:rsid w:val="005A2BC7"/>
    <w:rsid w:val="005A320C"/>
    <w:rsid w:val="005A3D9C"/>
    <w:rsid w:val="005A3E6A"/>
    <w:rsid w:val="005A40F8"/>
    <w:rsid w:val="005A5495"/>
    <w:rsid w:val="005A6348"/>
    <w:rsid w:val="005A6DE5"/>
    <w:rsid w:val="005B024C"/>
    <w:rsid w:val="005B29B3"/>
    <w:rsid w:val="005B2C66"/>
    <w:rsid w:val="005B33DC"/>
    <w:rsid w:val="005B379A"/>
    <w:rsid w:val="005B3950"/>
    <w:rsid w:val="005B4EB7"/>
    <w:rsid w:val="005B515C"/>
    <w:rsid w:val="005B63A1"/>
    <w:rsid w:val="005B700E"/>
    <w:rsid w:val="005B72EF"/>
    <w:rsid w:val="005B73A8"/>
    <w:rsid w:val="005B74C4"/>
    <w:rsid w:val="005B7EA7"/>
    <w:rsid w:val="005C00F3"/>
    <w:rsid w:val="005C1519"/>
    <w:rsid w:val="005C2945"/>
    <w:rsid w:val="005C2E05"/>
    <w:rsid w:val="005C3100"/>
    <w:rsid w:val="005C32AD"/>
    <w:rsid w:val="005C3739"/>
    <w:rsid w:val="005C3C07"/>
    <w:rsid w:val="005C48C3"/>
    <w:rsid w:val="005D0917"/>
    <w:rsid w:val="005D0B13"/>
    <w:rsid w:val="005D5371"/>
    <w:rsid w:val="005D5E8E"/>
    <w:rsid w:val="005D5F5E"/>
    <w:rsid w:val="005D67FE"/>
    <w:rsid w:val="005D6D3D"/>
    <w:rsid w:val="005D72A0"/>
    <w:rsid w:val="005D7A2A"/>
    <w:rsid w:val="005E0196"/>
    <w:rsid w:val="005E036E"/>
    <w:rsid w:val="005E15C2"/>
    <w:rsid w:val="005E320F"/>
    <w:rsid w:val="005E39E4"/>
    <w:rsid w:val="005E4CD5"/>
    <w:rsid w:val="005E4DE6"/>
    <w:rsid w:val="005E4E8C"/>
    <w:rsid w:val="005F40D9"/>
    <w:rsid w:val="005F6DF6"/>
    <w:rsid w:val="005F7374"/>
    <w:rsid w:val="00601476"/>
    <w:rsid w:val="00602174"/>
    <w:rsid w:val="006023CA"/>
    <w:rsid w:val="00602B33"/>
    <w:rsid w:val="00604AFA"/>
    <w:rsid w:val="00604B35"/>
    <w:rsid w:val="006071A2"/>
    <w:rsid w:val="00611D77"/>
    <w:rsid w:val="00612D66"/>
    <w:rsid w:val="006154FD"/>
    <w:rsid w:val="00615E27"/>
    <w:rsid w:val="006165DF"/>
    <w:rsid w:val="006173F1"/>
    <w:rsid w:val="00621629"/>
    <w:rsid w:val="00621D0D"/>
    <w:rsid w:val="00622902"/>
    <w:rsid w:val="006243AC"/>
    <w:rsid w:val="006254D7"/>
    <w:rsid w:val="00625524"/>
    <w:rsid w:val="00625AAF"/>
    <w:rsid w:val="00626F76"/>
    <w:rsid w:val="0063037F"/>
    <w:rsid w:val="00630FA7"/>
    <w:rsid w:val="006313AA"/>
    <w:rsid w:val="0063420F"/>
    <w:rsid w:val="0063476C"/>
    <w:rsid w:val="00636138"/>
    <w:rsid w:val="00637258"/>
    <w:rsid w:val="0063752A"/>
    <w:rsid w:val="00640FE1"/>
    <w:rsid w:val="00641878"/>
    <w:rsid w:val="00641B52"/>
    <w:rsid w:val="00642F21"/>
    <w:rsid w:val="00643AA4"/>
    <w:rsid w:val="006447C6"/>
    <w:rsid w:val="00647852"/>
    <w:rsid w:val="00647DE1"/>
    <w:rsid w:val="00647E73"/>
    <w:rsid w:val="006530F7"/>
    <w:rsid w:val="00653FBE"/>
    <w:rsid w:val="0065504E"/>
    <w:rsid w:val="0065569B"/>
    <w:rsid w:val="006557AC"/>
    <w:rsid w:val="00655B4A"/>
    <w:rsid w:val="00655D29"/>
    <w:rsid w:val="006565C4"/>
    <w:rsid w:val="00657EE3"/>
    <w:rsid w:val="00660207"/>
    <w:rsid w:val="00660978"/>
    <w:rsid w:val="00662013"/>
    <w:rsid w:val="00662DDF"/>
    <w:rsid w:val="00665D0C"/>
    <w:rsid w:val="0067064C"/>
    <w:rsid w:val="006714A2"/>
    <w:rsid w:val="006736CE"/>
    <w:rsid w:val="00673E52"/>
    <w:rsid w:val="0067512D"/>
    <w:rsid w:val="006770DA"/>
    <w:rsid w:val="0068415C"/>
    <w:rsid w:val="0068461C"/>
    <w:rsid w:val="00684860"/>
    <w:rsid w:val="006849CB"/>
    <w:rsid w:val="00690AB4"/>
    <w:rsid w:val="00690C20"/>
    <w:rsid w:val="0069189D"/>
    <w:rsid w:val="00692B03"/>
    <w:rsid w:val="00693820"/>
    <w:rsid w:val="00693FD3"/>
    <w:rsid w:val="0069543F"/>
    <w:rsid w:val="0069595A"/>
    <w:rsid w:val="00696F59"/>
    <w:rsid w:val="006A034E"/>
    <w:rsid w:val="006A03C8"/>
    <w:rsid w:val="006A0E93"/>
    <w:rsid w:val="006A23D7"/>
    <w:rsid w:val="006A27B0"/>
    <w:rsid w:val="006A3914"/>
    <w:rsid w:val="006A48C0"/>
    <w:rsid w:val="006A4C49"/>
    <w:rsid w:val="006A4FA0"/>
    <w:rsid w:val="006A53F1"/>
    <w:rsid w:val="006A53F7"/>
    <w:rsid w:val="006A6C4E"/>
    <w:rsid w:val="006A6C78"/>
    <w:rsid w:val="006A7098"/>
    <w:rsid w:val="006A7D14"/>
    <w:rsid w:val="006B03F8"/>
    <w:rsid w:val="006B3047"/>
    <w:rsid w:val="006B405F"/>
    <w:rsid w:val="006B5C45"/>
    <w:rsid w:val="006B79D7"/>
    <w:rsid w:val="006C11AD"/>
    <w:rsid w:val="006C295C"/>
    <w:rsid w:val="006C65FE"/>
    <w:rsid w:val="006C6C3D"/>
    <w:rsid w:val="006C799B"/>
    <w:rsid w:val="006D2196"/>
    <w:rsid w:val="006D3D9A"/>
    <w:rsid w:val="006D5100"/>
    <w:rsid w:val="006E0B7B"/>
    <w:rsid w:val="006E116B"/>
    <w:rsid w:val="006E1388"/>
    <w:rsid w:val="006E13C1"/>
    <w:rsid w:val="006E19FB"/>
    <w:rsid w:val="006E29F6"/>
    <w:rsid w:val="006E3950"/>
    <w:rsid w:val="006E45E8"/>
    <w:rsid w:val="006E4BF5"/>
    <w:rsid w:val="006E7225"/>
    <w:rsid w:val="006F098A"/>
    <w:rsid w:val="006F0EAE"/>
    <w:rsid w:val="006F3772"/>
    <w:rsid w:val="006F42CF"/>
    <w:rsid w:val="006F48F8"/>
    <w:rsid w:val="006F500C"/>
    <w:rsid w:val="006F5CA7"/>
    <w:rsid w:val="006F613C"/>
    <w:rsid w:val="006F7F74"/>
    <w:rsid w:val="00701295"/>
    <w:rsid w:val="0070259E"/>
    <w:rsid w:val="00702FC1"/>
    <w:rsid w:val="0070566A"/>
    <w:rsid w:val="0070579D"/>
    <w:rsid w:val="0070595C"/>
    <w:rsid w:val="007062E2"/>
    <w:rsid w:val="007068F5"/>
    <w:rsid w:val="0070734E"/>
    <w:rsid w:val="00707BC7"/>
    <w:rsid w:val="00710D74"/>
    <w:rsid w:val="00712D51"/>
    <w:rsid w:val="00717685"/>
    <w:rsid w:val="00720896"/>
    <w:rsid w:val="007214CE"/>
    <w:rsid w:val="00722684"/>
    <w:rsid w:val="00722E2F"/>
    <w:rsid w:val="00724197"/>
    <w:rsid w:val="00726017"/>
    <w:rsid w:val="0072719B"/>
    <w:rsid w:val="007277F7"/>
    <w:rsid w:val="007278E6"/>
    <w:rsid w:val="00727E58"/>
    <w:rsid w:val="0073084F"/>
    <w:rsid w:val="00733BC6"/>
    <w:rsid w:val="00734D15"/>
    <w:rsid w:val="0073621B"/>
    <w:rsid w:val="00736D61"/>
    <w:rsid w:val="00737009"/>
    <w:rsid w:val="00740A69"/>
    <w:rsid w:val="00741298"/>
    <w:rsid w:val="007430AC"/>
    <w:rsid w:val="0074406A"/>
    <w:rsid w:val="00745812"/>
    <w:rsid w:val="00745DFA"/>
    <w:rsid w:val="00746BE2"/>
    <w:rsid w:val="00750CA7"/>
    <w:rsid w:val="00750EBA"/>
    <w:rsid w:val="00751A2C"/>
    <w:rsid w:val="00753B6C"/>
    <w:rsid w:val="00754684"/>
    <w:rsid w:val="007553FE"/>
    <w:rsid w:val="00755D5A"/>
    <w:rsid w:val="00756316"/>
    <w:rsid w:val="00756590"/>
    <w:rsid w:val="007604F7"/>
    <w:rsid w:val="00761751"/>
    <w:rsid w:val="00763DA2"/>
    <w:rsid w:val="00763E4A"/>
    <w:rsid w:val="007659FF"/>
    <w:rsid w:val="00765BBE"/>
    <w:rsid w:val="00770752"/>
    <w:rsid w:val="00771FD2"/>
    <w:rsid w:val="007724B7"/>
    <w:rsid w:val="007741A4"/>
    <w:rsid w:val="007803DC"/>
    <w:rsid w:val="00780ACC"/>
    <w:rsid w:val="007834E0"/>
    <w:rsid w:val="007837EC"/>
    <w:rsid w:val="00784FF7"/>
    <w:rsid w:val="0078519B"/>
    <w:rsid w:val="007851AB"/>
    <w:rsid w:val="00785E84"/>
    <w:rsid w:val="00787E5C"/>
    <w:rsid w:val="007914FB"/>
    <w:rsid w:val="00793119"/>
    <w:rsid w:val="0079663B"/>
    <w:rsid w:val="00796B69"/>
    <w:rsid w:val="007973E8"/>
    <w:rsid w:val="0079791C"/>
    <w:rsid w:val="007A17B3"/>
    <w:rsid w:val="007A1882"/>
    <w:rsid w:val="007A1B61"/>
    <w:rsid w:val="007A26EC"/>
    <w:rsid w:val="007A286A"/>
    <w:rsid w:val="007A295A"/>
    <w:rsid w:val="007B0119"/>
    <w:rsid w:val="007B2E64"/>
    <w:rsid w:val="007B3075"/>
    <w:rsid w:val="007B3C2D"/>
    <w:rsid w:val="007B3E83"/>
    <w:rsid w:val="007B5B00"/>
    <w:rsid w:val="007B637C"/>
    <w:rsid w:val="007C0352"/>
    <w:rsid w:val="007C06D1"/>
    <w:rsid w:val="007C0B4D"/>
    <w:rsid w:val="007C0F68"/>
    <w:rsid w:val="007C0F8D"/>
    <w:rsid w:val="007C1F40"/>
    <w:rsid w:val="007C5C1B"/>
    <w:rsid w:val="007C6A9C"/>
    <w:rsid w:val="007C7C52"/>
    <w:rsid w:val="007D091D"/>
    <w:rsid w:val="007D13A9"/>
    <w:rsid w:val="007D218D"/>
    <w:rsid w:val="007D2EDB"/>
    <w:rsid w:val="007D4955"/>
    <w:rsid w:val="007D674D"/>
    <w:rsid w:val="007D766B"/>
    <w:rsid w:val="007E447A"/>
    <w:rsid w:val="007E4CE1"/>
    <w:rsid w:val="007E657A"/>
    <w:rsid w:val="007E769A"/>
    <w:rsid w:val="007F07C7"/>
    <w:rsid w:val="007F161B"/>
    <w:rsid w:val="007F24FB"/>
    <w:rsid w:val="007F3729"/>
    <w:rsid w:val="007F4666"/>
    <w:rsid w:val="007F627C"/>
    <w:rsid w:val="007F648D"/>
    <w:rsid w:val="0080040D"/>
    <w:rsid w:val="00801119"/>
    <w:rsid w:val="00801ED2"/>
    <w:rsid w:val="00804E5D"/>
    <w:rsid w:val="0080516F"/>
    <w:rsid w:val="008067EC"/>
    <w:rsid w:val="00812305"/>
    <w:rsid w:val="00812A7B"/>
    <w:rsid w:val="00813106"/>
    <w:rsid w:val="00815075"/>
    <w:rsid w:val="00816C2C"/>
    <w:rsid w:val="0082040C"/>
    <w:rsid w:val="008214EE"/>
    <w:rsid w:val="00822053"/>
    <w:rsid w:val="008223BC"/>
    <w:rsid w:val="008225BB"/>
    <w:rsid w:val="0082671E"/>
    <w:rsid w:val="00826F38"/>
    <w:rsid w:val="00827EF7"/>
    <w:rsid w:val="00830207"/>
    <w:rsid w:val="00830AD2"/>
    <w:rsid w:val="00830E0F"/>
    <w:rsid w:val="008313F2"/>
    <w:rsid w:val="00831BD5"/>
    <w:rsid w:val="00832CFD"/>
    <w:rsid w:val="00834323"/>
    <w:rsid w:val="0083535D"/>
    <w:rsid w:val="00836815"/>
    <w:rsid w:val="00836A4E"/>
    <w:rsid w:val="00837AB6"/>
    <w:rsid w:val="00837FA2"/>
    <w:rsid w:val="00840875"/>
    <w:rsid w:val="00840A40"/>
    <w:rsid w:val="00841AB7"/>
    <w:rsid w:val="008436D5"/>
    <w:rsid w:val="00844E96"/>
    <w:rsid w:val="00845BF1"/>
    <w:rsid w:val="008466C3"/>
    <w:rsid w:val="00846D35"/>
    <w:rsid w:val="0084718F"/>
    <w:rsid w:val="00850586"/>
    <w:rsid w:val="00850E45"/>
    <w:rsid w:val="00853420"/>
    <w:rsid w:val="00853BC2"/>
    <w:rsid w:val="00855DE9"/>
    <w:rsid w:val="008564E1"/>
    <w:rsid w:val="008569D0"/>
    <w:rsid w:val="00860126"/>
    <w:rsid w:val="008617BF"/>
    <w:rsid w:val="0086203B"/>
    <w:rsid w:val="008624AA"/>
    <w:rsid w:val="0086250C"/>
    <w:rsid w:val="00863462"/>
    <w:rsid w:val="008650B3"/>
    <w:rsid w:val="00865FA2"/>
    <w:rsid w:val="008671CD"/>
    <w:rsid w:val="00867DB5"/>
    <w:rsid w:val="0087091F"/>
    <w:rsid w:val="00871F9E"/>
    <w:rsid w:val="00872086"/>
    <w:rsid w:val="008723D5"/>
    <w:rsid w:val="008804F3"/>
    <w:rsid w:val="00880D3F"/>
    <w:rsid w:val="00880E3F"/>
    <w:rsid w:val="008810A0"/>
    <w:rsid w:val="00881CFD"/>
    <w:rsid w:val="008835D0"/>
    <w:rsid w:val="00885111"/>
    <w:rsid w:val="00885DB9"/>
    <w:rsid w:val="008866C0"/>
    <w:rsid w:val="008914BA"/>
    <w:rsid w:val="008917E6"/>
    <w:rsid w:val="0089564B"/>
    <w:rsid w:val="00895D21"/>
    <w:rsid w:val="008964C7"/>
    <w:rsid w:val="008A0A6B"/>
    <w:rsid w:val="008A1B40"/>
    <w:rsid w:val="008A1EDC"/>
    <w:rsid w:val="008A3C86"/>
    <w:rsid w:val="008A3CF9"/>
    <w:rsid w:val="008A479B"/>
    <w:rsid w:val="008A4B64"/>
    <w:rsid w:val="008A53E5"/>
    <w:rsid w:val="008A5B4F"/>
    <w:rsid w:val="008A6325"/>
    <w:rsid w:val="008A68A7"/>
    <w:rsid w:val="008B1E15"/>
    <w:rsid w:val="008B2623"/>
    <w:rsid w:val="008B28C6"/>
    <w:rsid w:val="008B36D3"/>
    <w:rsid w:val="008B3890"/>
    <w:rsid w:val="008B4C81"/>
    <w:rsid w:val="008B4C95"/>
    <w:rsid w:val="008B5A8F"/>
    <w:rsid w:val="008B77B4"/>
    <w:rsid w:val="008C14F7"/>
    <w:rsid w:val="008C1613"/>
    <w:rsid w:val="008C1A05"/>
    <w:rsid w:val="008C1A39"/>
    <w:rsid w:val="008C2529"/>
    <w:rsid w:val="008C3317"/>
    <w:rsid w:val="008C40C6"/>
    <w:rsid w:val="008C70E5"/>
    <w:rsid w:val="008D4AD6"/>
    <w:rsid w:val="008D4C6D"/>
    <w:rsid w:val="008D68E7"/>
    <w:rsid w:val="008D6F89"/>
    <w:rsid w:val="008D714A"/>
    <w:rsid w:val="008D7976"/>
    <w:rsid w:val="008E25AF"/>
    <w:rsid w:val="008E28CF"/>
    <w:rsid w:val="008E4801"/>
    <w:rsid w:val="008E5ABB"/>
    <w:rsid w:val="008E6FE5"/>
    <w:rsid w:val="008F14A3"/>
    <w:rsid w:val="008F1D56"/>
    <w:rsid w:val="008F2093"/>
    <w:rsid w:val="008F487A"/>
    <w:rsid w:val="008F58E9"/>
    <w:rsid w:val="008F6509"/>
    <w:rsid w:val="0090017D"/>
    <w:rsid w:val="009006AE"/>
    <w:rsid w:val="0090240B"/>
    <w:rsid w:val="00903F77"/>
    <w:rsid w:val="0091058D"/>
    <w:rsid w:val="00910FE9"/>
    <w:rsid w:val="00911DEB"/>
    <w:rsid w:val="009121D6"/>
    <w:rsid w:val="00912CDA"/>
    <w:rsid w:val="00915008"/>
    <w:rsid w:val="00915C64"/>
    <w:rsid w:val="00915E80"/>
    <w:rsid w:val="00916108"/>
    <w:rsid w:val="009165F4"/>
    <w:rsid w:val="00916696"/>
    <w:rsid w:val="0091757A"/>
    <w:rsid w:val="00920DC6"/>
    <w:rsid w:val="009215C1"/>
    <w:rsid w:val="00922049"/>
    <w:rsid w:val="00922089"/>
    <w:rsid w:val="0092368C"/>
    <w:rsid w:val="00924834"/>
    <w:rsid w:val="00924F4D"/>
    <w:rsid w:val="00926EDB"/>
    <w:rsid w:val="00927091"/>
    <w:rsid w:val="00930425"/>
    <w:rsid w:val="00930507"/>
    <w:rsid w:val="009313FC"/>
    <w:rsid w:val="00932AAB"/>
    <w:rsid w:val="00932E1A"/>
    <w:rsid w:val="00934093"/>
    <w:rsid w:val="00934351"/>
    <w:rsid w:val="0093498B"/>
    <w:rsid w:val="0093693B"/>
    <w:rsid w:val="00936DD8"/>
    <w:rsid w:val="00940A79"/>
    <w:rsid w:val="0094196C"/>
    <w:rsid w:val="00942E0C"/>
    <w:rsid w:val="009441A6"/>
    <w:rsid w:val="00944D3F"/>
    <w:rsid w:val="00945C7A"/>
    <w:rsid w:val="009473C8"/>
    <w:rsid w:val="00947B34"/>
    <w:rsid w:val="00947F09"/>
    <w:rsid w:val="00950444"/>
    <w:rsid w:val="00955450"/>
    <w:rsid w:val="0095584F"/>
    <w:rsid w:val="009565FE"/>
    <w:rsid w:val="00956897"/>
    <w:rsid w:val="00956DCB"/>
    <w:rsid w:val="00957B97"/>
    <w:rsid w:val="00961291"/>
    <w:rsid w:val="00962FAA"/>
    <w:rsid w:val="00963501"/>
    <w:rsid w:val="0096587F"/>
    <w:rsid w:val="00965B43"/>
    <w:rsid w:val="00965C88"/>
    <w:rsid w:val="009664E1"/>
    <w:rsid w:val="009717BB"/>
    <w:rsid w:val="00971951"/>
    <w:rsid w:val="00972873"/>
    <w:rsid w:val="0097355F"/>
    <w:rsid w:val="0097379C"/>
    <w:rsid w:val="00973C61"/>
    <w:rsid w:val="00974EED"/>
    <w:rsid w:val="00975408"/>
    <w:rsid w:val="009763E2"/>
    <w:rsid w:val="009779C4"/>
    <w:rsid w:val="00977E4E"/>
    <w:rsid w:val="00980136"/>
    <w:rsid w:val="00980551"/>
    <w:rsid w:val="00982E6C"/>
    <w:rsid w:val="00985D5C"/>
    <w:rsid w:val="00991ADD"/>
    <w:rsid w:val="00992D92"/>
    <w:rsid w:val="00993C6E"/>
    <w:rsid w:val="00994073"/>
    <w:rsid w:val="009958F3"/>
    <w:rsid w:val="00995FB0"/>
    <w:rsid w:val="00997087"/>
    <w:rsid w:val="009976FB"/>
    <w:rsid w:val="009A28B8"/>
    <w:rsid w:val="009A28C1"/>
    <w:rsid w:val="009A3955"/>
    <w:rsid w:val="009A5A4F"/>
    <w:rsid w:val="009A6250"/>
    <w:rsid w:val="009A6623"/>
    <w:rsid w:val="009A73CC"/>
    <w:rsid w:val="009B0883"/>
    <w:rsid w:val="009B2DD4"/>
    <w:rsid w:val="009B39C2"/>
    <w:rsid w:val="009B42D6"/>
    <w:rsid w:val="009B4DF5"/>
    <w:rsid w:val="009B766F"/>
    <w:rsid w:val="009C0216"/>
    <w:rsid w:val="009C0AA7"/>
    <w:rsid w:val="009C1ACD"/>
    <w:rsid w:val="009C2C17"/>
    <w:rsid w:val="009C6296"/>
    <w:rsid w:val="009D0407"/>
    <w:rsid w:val="009D06A3"/>
    <w:rsid w:val="009D08D0"/>
    <w:rsid w:val="009D1947"/>
    <w:rsid w:val="009D1C0E"/>
    <w:rsid w:val="009D2963"/>
    <w:rsid w:val="009D329F"/>
    <w:rsid w:val="009D3C22"/>
    <w:rsid w:val="009D3E33"/>
    <w:rsid w:val="009D3EBB"/>
    <w:rsid w:val="009D6CDF"/>
    <w:rsid w:val="009D7AF6"/>
    <w:rsid w:val="009E0390"/>
    <w:rsid w:val="009E0E09"/>
    <w:rsid w:val="009E1904"/>
    <w:rsid w:val="009E2809"/>
    <w:rsid w:val="009E3FBA"/>
    <w:rsid w:val="009E4553"/>
    <w:rsid w:val="009E4B64"/>
    <w:rsid w:val="009E617C"/>
    <w:rsid w:val="009E6C87"/>
    <w:rsid w:val="009E6E92"/>
    <w:rsid w:val="009E7B5F"/>
    <w:rsid w:val="009F03DA"/>
    <w:rsid w:val="009F08D1"/>
    <w:rsid w:val="009F41FF"/>
    <w:rsid w:val="009F4B6A"/>
    <w:rsid w:val="009F77E6"/>
    <w:rsid w:val="009F78D5"/>
    <w:rsid w:val="009F7F36"/>
    <w:rsid w:val="00A00449"/>
    <w:rsid w:val="00A00EAC"/>
    <w:rsid w:val="00A01661"/>
    <w:rsid w:val="00A01FBE"/>
    <w:rsid w:val="00A058A2"/>
    <w:rsid w:val="00A05B14"/>
    <w:rsid w:val="00A12522"/>
    <w:rsid w:val="00A2026D"/>
    <w:rsid w:val="00A213C3"/>
    <w:rsid w:val="00A21652"/>
    <w:rsid w:val="00A21C57"/>
    <w:rsid w:val="00A229AF"/>
    <w:rsid w:val="00A22C60"/>
    <w:rsid w:val="00A22F73"/>
    <w:rsid w:val="00A23288"/>
    <w:rsid w:val="00A23BDB"/>
    <w:rsid w:val="00A246F0"/>
    <w:rsid w:val="00A30D9E"/>
    <w:rsid w:val="00A31585"/>
    <w:rsid w:val="00A3192A"/>
    <w:rsid w:val="00A328DD"/>
    <w:rsid w:val="00A3300D"/>
    <w:rsid w:val="00A3415B"/>
    <w:rsid w:val="00A355B8"/>
    <w:rsid w:val="00A35DA8"/>
    <w:rsid w:val="00A35DF2"/>
    <w:rsid w:val="00A35E18"/>
    <w:rsid w:val="00A4078A"/>
    <w:rsid w:val="00A40EA2"/>
    <w:rsid w:val="00A41397"/>
    <w:rsid w:val="00A44333"/>
    <w:rsid w:val="00A45E56"/>
    <w:rsid w:val="00A4654F"/>
    <w:rsid w:val="00A46E58"/>
    <w:rsid w:val="00A50551"/>
    <w:rsid w:val="00A505FB"/>
    <w:rsid w:val="00A52719"/>
    <w:rsid w:val="00A54BAE"/>
    <w:rsid w:val="00A55695"/>
    <w:rsid w:val="00A566AB"/>
    <w:rsid w:val="00A57A6F"/>
    <w:rsid w:val="00A61201"/>
    <w:rsid w:val="00A61FD5"/>
    <w:rsid w:val="00A62981"/>
    <w:rsid w:val="00A63CE2"/>
    <w:rsid w:val="00A63DD7"/>
    <w:rsid w:val="00A644BB"/>
    <w:rsid w:val="00A6452E"/>
    <w:rsid w:val="00A6465C"/>
    <w:rsid w:val="00A64BED"/>
    <w:rsid w:val="00A655C9"/>
    <w:rsid w:val="00A65D2F"/>
    <w:rsid w:val="00A674D9"/>
    <w:rsid w:val="00A67EDC"/>
    <w:rsid w:val="00A711FD"/>
    <w:rsid w:val="00A713CD"/>
    <w:rsid w:val="00A72F28"/>
    <w:rsid w:val="00A7302F"/>
    <w:rsid w:val="00A731D4"/>
    <w:rsid w:val="00A73952"/>
    <w:rsid w:val="00A74F68"/>
    <w:rsid w:val="00A771E4"/>
    <w:rsid w:val="00A77EA6"/>
    <w:rsid w:val="00A8110C"/>
    <w:rsid w:val="00A817BC"/>
    <w:rsid w:val="00A82239"/>
    <w:rsid w:val="00A82747"/>
    <w:rsid w:val="00A84ECC"/>
    <w:rsid w:val="00A85A0D"/>
    <w:rsid w:val="00A86847"/>
    <w:rsid w:val="00A90B05"/>
    <w:rsid w:val="00A90FCE"/>
    <w:rsid w:val="00A9166F"/>
    <w:rsid w:val="00A91E23"/>
    <w:rsid w:val="00A9452E"/>
    <w:rsid w:val="00A94674"/>
    <w:rsid w:val="00A9612C"/>
    <w:rsid w:val="00A96970"/>
    <w:rsid w:val="00A96B20"/>
    <w:rsid w:val="00A96B2B"/>
    <w:rsid w:val="00AA4F8F"/>
    <w:rsid w:val="00AA68D1"/>
    <w:rsid w:val="00AA6DDB"/>
    <w:rsid w:val="00AB1599"/>
    <w:rsid w:val="00AB1E46"/>
    <w:rsid w:val="00AB3434"/>
    <w:rsid w:val="00AB3C4B"/>
    <w:rsid w:val="00AB42B6"/>
    <w:rsid w:val="00AB4828"/>
    <w:rsid w:val="00AB4992"/>
    <w:rsid w:val="00AB684B"/>
    <w:rsid w:val="00AB6BDD"/>
    <w:rsid w:val="00AC1A73"/>
    <w:rsid w:val="00AC3600"/>
    <w:rsid w:val="00AC3955"/>
    <w:rsid w:val="00AC520C"/>
    <w:rsid w:val="00AC6335"/>
    <w:rsid w:val="00AD1110"/>
    <w:rsid w:val="00AD3397"/>
    <w:rsid w:val="00AD3A15"/>
    <w:rsid w:val="00AD4078"/>
    <w:rsid w:val="00AD595F"/>
    <w:rsid w:val="00AD66D1"/>
    <w:rsid w:val="00AD6CF4"/>
    <w:rsid w:val="00AD71B9"/>
    <w:rsid w:val="00AD7D55"/>
    <w:rsid w:val="00AE03FF"/>
    <w:rsid w:val="00AE10F4"/>
    <w:rsid w:val="00AE31E4"/>
    <w:rsid w:val="00AE4887"/>
    <w:rsid w:val="00AE5EF6"/>
    <w:rsid w:val="00AE7A8C"/>
    <w:rsid w:val="00AF0E18"/>
    <w:rsid w:val="00AF13A5"/>
    <w:rsid w:val="00AF4DBD"/>
    <w:rsid w:val="00AF607D"/>
    <w:rsid w:val="00AF70D7"/>
    <w:rsid w:val="00AF7132"/>
    <w:rsid w:val="00AF7C59"/>
    <w:rsid w:val="00B00559"/>
    <w:rsid w:val="00B00ADD"/>
    <w:rsid w:val="00B01A97"/>
    <w:rsid w:val="00B0231F"/>
    <w:rsid w:val="00B0292B"/>
    <w:rsid w:val="00B03C47"/>
    <w:rsid w:val="00B0434F"/>
    <w:rsid w:val="00B04478"/>
    <w:rsid w:val="00B04EAD"/>
    <w:rsid w:val="00B11211"/>
    <w:rsid w:val="00B13044"/>
    <w:rsid w:val="00B132BA"/>
    <w:rsid w:val="00B15A80"/>
    <w:rsid w:val="00B200A9"/>
    <w:rsid w:val="00B203A4"/>
    <w:rsid w:val="00B20457"/>
    <w:rsid w:val="00B2062F"/>
    <w:rsid w:val="00B20F71"/>
    <w:rsid w:val="00B225D7"/>
    <w:rsid w:val="00B23EF2"/>
    <w:rsid w:val="00B24E78"/>
    <w:rsid w:val="00B259F3"/>
    <w:rsid w:val="00B273B3"/>
    <w:rsid w:val="00B30C0E"/>
    <w:rsid w:val="00B31AA2"/>
    <w:rsid w:val="00B31E90"/>
    <w:rsid w:val="00B3311C"/>
    <w:rsid w:val="00B3443A"/>
    <w:rsid w:val="00B35797"/>
    <w:rsid w:val="00B35EED"/>
    <w:rsid w:val="00B364C3"/>
    <w:rsid w:val="00B365C0"/>
    <w:rsid w:val="00B371FB"/>
    <w:rsid w:val="00B377E8"/>
    <w:rsid w:val="00B37CC2"/>
    <w:rsid w:val="00B40E0F"/>
    <w:rsid w:val="00B41108"/>
    <w:rsid w:val="00B42A98"/>
    <w:rsid w:val="00B42C46"/>
    <w:rsid w:val="00B45C9B"/>
    <w:rsid w:val="00B46434"/>
    <w:rsid w:val="00B4668D"/>
    <w:rsid w:val="00B46714"/>
    <w:rsid w:val="00B46EE8"/>
    <w:rsid w:val="00B50106"/>
    <w:rsid w:val="00B518C6"/>
    <w:rsid w:val="00B52FA1"/>
    <w:rsid w:val="00B54916"/>
    <w:rsid w:val="00B552B4"/>
    <w:rsid w:val="00B60333"/>
    <w:rsid w:val="00B604AD"/>
    <w:rsid w:val="00B60CC8"/>
    <w:rsid w:val="00B617A6"/>
    <w:rsid w:val="00B62436"/>
    <w:rsid w:val="00B65B19"/>
    <w:rsid w:val="00B65B2F"/>
    <w:rsid w:val="00B6697C"/>
    <w:rsid w:val="00B66CA8"/>
    <w:rsid w:val="00B7191D"/>
    <w:rsid w:val="00B72C96"/>
    <w:rsid w:val="00B73430"/>
    <w:rsid w:val="00B73937"/>
    <w:rsid w:val="00B73B5B"/>
    <w:rsid w:val="00B73FAA"/>
    <w:rsid w:val="00B75318"/>
    <w:rsid w:val="00B778B3"/>
    <w:rsid w:val="00B802E8"/>
    <w:rsid w:val="00B80735"/>
    <w:rsid w:val="00B80C32"/>
    <w:rsid w:val="00B823D7"/>
    <w:rsid w:val="00B826CF"/>
    <w:rsid w:val="00B84A1A"/>
    <w:rsid w:val="00B84CFF"/>
    <w:rsid w:val="00B85094"/>
    <w:rsid w:val="00B85344"/>
    <w:rsid w:val="00B8563C"/>
    <w:rsid w:val="00B87298"/>
    <w:rsid w:val="00B94B75"/>
    <w:rsid w:val="00BA10D2"/>
    <w:rsid w:val="00BA27E9"/>
    <w:rsid w:val="00BA2A70"/>
    <w:rsid w:val="00BA2ED7"/>
    <w:rsid w:val="00BA2EF2"/>
    <w:rsid w:val="00BA4789"/>
    <w:rsid w:val="00BB0BED"/>
    <w:rsid w:val="00BB1C30"/>
    <w:rsid w:val="00BB3340"/>
    <w:rsid w:val="00BC0821"/>
    <w:rsid w:val="00BC188E"/>
    <w:rsid w:val="00BC3568"/>
    <w:rsid w:val="00BC3769"/>
    <w:rsid w:val="00BC4810"/>
    <w:rsid w:val="00BC49F9"/>
    <w:rsid w:val="00BC5125"/>
    <w:rsid w:val="00BC62CE"/>
    <w:rsid w:val="00BC7972"/>
    <w:rsid w:val="00BD262D"/>
    <w:rsid w:val="00BD4AA6"/>
    <w:rsid w:val="00BD4AD4"/>
    <w:rsid w:val="00BD54CE"/>
    <w:rsid w:val="00BD68F5"/>
    <w:rsid w:val="00BD7AB0"/>
    <w:rsid w:val="00BE0C98"/>
    <w:rsid w:val="00BE2D70"/>
    <w:rsid w:val="00BE51FE"/>
    <w:rsid w:val="00BE544F"/>
    <w:rsid w:val="00BE67D5"/>
    <w:rsid w:val="00BE78F0"/>
    <w:rsid w:val="00BF3326"/>
    <w:rsid w:val="00BF7CC9"/>
    <w:rsid w:val="00BF7D52"/>
    <w:rsid w:val="00C002D8"/>
    <w:rsid w:val="00C03245"/>
    <w:rsid w:val="00C04E6D"/>
    <w:rsid w:val="00C054E6"/>
    <w:rsid w:val="00C06F30"/>
    <w:rsid w:val="00C105F0"/>
    <w:rsid w:val="00C146D5"/>
    <w:rsid w:val="00C14C7F"/>
    <w:rsid w:val="00C163C1"/>
    <w:rsid w:val="00C20B67"/>
    <w:rsid w:val="00C258EF"/>
    <w:rsid w:val="00C3079C"/>
    <w:rsid w:val="00C32281"/>
    <w:rsid w:val="00C33917"/>
    <w:rsid w:val="00C34A08"/>
    <w:rsid w:val="00C35BA8"/>
    <w:rsid w:val="00C37020"/>
    <w:rsid w:val="00C371D3"/>
    <w:rsid w:val="00C37430"/>
    <w:rsid w:val="00C400EA"/>
    <w:rsid w:val="00C4229E"/>
    <w:rsid w:val="00C438A7"/>
    <w:rsid w:val="00C43D81"/>
    <w:rsid w:val="00C43E63"/>
    <w:rsid w:val="00C4496F"/>
    <w:rsid w:val="00C459DE"/>
    <w:rsid w:val="00C45A6B"/>
    <w:rsid w:val="00C467CF"/>
    <w:rsid w:val="00C47D00"/>
    <w:rsid w:val="00C51686"/>
    <w:rsid w:val="00C524F1"/>
    <w:rsid w:val="00C53387"/>
    <w:rsid w:val="00C54EEF"/>
    <w:rsid w:val="00C6024A"/>
    <w:rsid w:val="00C60A4C"/>
    <w:rsid w:val="00C6200C"/>
    <w:rsid w:val="00C629E1"/>
    <w:rsid w:val="00C635D3"/>
    <w:rsid w:val="00C642AA"/>
    <w:rsid w:val="00C65731"/>
    <w:rsid w:val="00C70F90"/>
    <w:rsid w:val="00C7103D"/>
    <w:rsid w:val="00C71AC6"/>
    <w:rsid w:val="00C72CBF"/>
    <w:rsid w:val="00C72DF8"/>
    <w:rsid w:val="00C73A36"/>
    <w:rsid w:val="00C74EF2"/>
    <w:rsid w:val="00C76340"/>
    <w:rsid w:val="00C768CA"/>
    <w:rsid w:val="00C76F7B"/>
    <w:rsid w:val="00C77262"/>
    <w:rsid w:val="00C77FCB"/>
    <w:rsid w:val="00C811F6"/>
    <w:rsid w:val="00C816D9"/>
    <w:rsid w:val="00C8269D"/>
    <w:rsid w:val="00C83525"/>
    <w:rsid w:val="00C83A47"/>
    <w:rsid w:val="00C84BC6"/>
    <w:rsid w:val="00C867BE"/>
    <w:rsid w:val="00C87021"/>
    <w:rsid w:val="00C91D69"/>
    <w:rsid w:val="00C9297A"/>
    <w:rsid w:val="00C92AA6"/>
    <w:rsid w:val="00C92CCA"/>
    <w:rsid w:val="00C930D8"/>
    <w:rsid w:val="00C9510B"/>
    <w:rsid w:val="00C967BB"/>
    <w:rsid w:val="00CA4AD3"/>
    <w:rsid w:val="00CB212D"/>
    <w:rsid w:val="00CB3152"/>
    <w:rsid w:val="00CB4974"/>
    <w:rsid w:val="00CB6848"/>
    <w:rsid w:val="00CB7344"/>
    <w:rsid w:val="00CC073D"/>
    <w:rsid w:val="00CC1EE0"/>
    <w:rsid w:val="00CC21AD"/>
    <w:rsid w:val="00CC2B44"/>
    <w:rsid w:val="00CC4A03"/>
    <w:rsid w:val="00CC4CDE"/>
    <w:rsid w:val="00CC4CEB"/>
    <w:rsid w:val="00CC55C6"/>
    <w:rsid w:val="00CC5FA9"/>
    <w:rsid w:val="00CC5FD5"/>
    <w:rsid w:val="00CC7263"/>
    <w:rsid w:val="00CC76A1"/>
    <w:rsid w:val="00CC7B87"/>
    <w:rsid w:val="00CD0FC8"/>
    <w:rsid w:val="00CD1358"/>
    <w:rsid w:val="00CD1CC4"/>
    <w:rsid w:val="00CD3351"/>
    <w:rsid w:val="00CD45A5"/>
    <w:rsid w:val="00CD5486"/>
    <w:rsid w:val="00CD57A0"/>
    <w:rsid w:val="00CD5868"/>
    <w:rsid w:val="00CD7502"/>
    <w:rsid w:val="00CE046C"/>
    <w:rsid w:val="00CE0576"/>
    <w:rsid w:val="00CE0B0D"/>
    <w:rsid w:val="00CE2972"/>
    <w:rsid w:val="00CE3202"/>
    <w:rsid w:val="00CE505B"/>
    <w:rsid w:val="00CE6A2A"/>
    <w:rsid w:val="00CF18F6"/>
    <w:rsid w:val="00CF22D7"/>
    <w:rsid w:val="00CF24AD"/>
    <w:rsid w:val="00CF4E31"/>
    <w:rsid w:val="00CF6A37"/>
    <w:rsid w:val="00CF7176"/>
    <w:rsid w:val="00CF7A7B"/>
    <w:rsid w:val="00D00844"/>
    <w:rsid w:val="00D02994"/>
    <w:rsid w:val="00D03AD5"/>
    <w:rsid w:val="00D05828"/>
    <w:rsid w:val="00D103D6"/>
    <w:rsid w:val="00D13287"/>
    <w:rsid w:val="00D132A9"/>
    <w:rsid w:val="00D141E5"/>
    <w:rsid w:val="00D144B4"/>
    <w:rsid w:val="00D145FA"/>
    <w:rsid w:val="00D164BB"/>
    <w:rsid w:val="00D16E96"/>
    <w:rsid w:val="00D2075A"/>
    <w:rsid w:val="00D21471"/>
    <w:rsid w:val="00D21C71"/>
    <w:rsid w:val="00D23A38"/>
    <w:rsid w:val="00D23F56"/>
    <w:rsid w:val="00D24449"/>
    <w:rsid w:val="00D24F84"/>
    <w:rsid w:val="00D25FF4"/>
    <w:rsid w:val="00D2712E"/>
    <w:rsid w:val="00D272C1"/>
    <w:rsid w:val="00D27426"/>
    <w:rsid w:val="00D27ED4"/>
    <w:rsid w:val="00D27FD5"/>
    <w:rsid w:val="00D27FD7"/>
    <w:rsid w:val="00D338D8"/>
    <w:rsid w:val="00D33B04"/>
    <w:rsid w:val="00D34CA7"/>
    <w:rsid w:val="00D34DEF"/>
    <w:rsid w:val="00D34E98"/>
    <w:rsid w:val="00D3762C"/>
    <w:rsid w:val="00D4244C"/>
    <w:rsid w:val="00D43109"/>
    <w:rsid w:val="00D44631"/>
    <w:rsid w:val="00D4712F"/>
    <w:rsid w:val="00D500E7"/>
    <w:rsid w:val="00D50DB9"/>
    <w:rsid w:val="00D50FAE"/>
    <w:rsid w:val="00D51FA8"/>
    <w:rsid w:val="00D53334"/>
    <w:rsid w:val="00D5383A"/>
    <w:rsid w:val="00D55406"/>
    <w:rsid w:val="00D55559"/>
    <w:rsid w:val="00D56A19"/>
    <w:rsid w:val="00D60171"/>
    <w:rsid w:val="00D601E3"/>
    <w:rsid w:val="00D632A9"/>
    <w:rsid w:val="00D63340"/>
    <w:rsid w:val="00D6342E"/>
    <w:rsid w:val="00D635F5"/>
    <w:rsid w:val="00D67048"/>
    <w:rsid w:val="00D67D0F"/>
    <w:rsid w:val="00D7027D"/>
    <w:rsid w:val="00D71253"/>
    <w:rsid w:val="00D718FD"/>
    <w:rsid w:val="00D72537"/>
    <w:rsid w:val="00D73501"/>
    <w:rsid w:val="00D738BB"/>
    <w:rsid w:val="00D73ECE"/>
    <w:rsid w:val="00D74F4C"/>
    <w:rsid w:val="00D75058"/>
    <w:rsid w:val="00D80107"/>
    <w:rsid w:val="00D80190"/>
    <w:rsid w:val="00D840EA"/>
    <w:rsid w:val="00D930FC"/>
    <w:rsid w:val="00D94147"/>
    <w:rsid w:val="00D9454A"/>
    <w:rsid w:val="00D94FC2"/>
    <w:rsid w:val="00D952FA"/>
    <w:rsid w:val="00D97A6C"/>
    <w:rsid w:val="00DA059E"/>
    <w:rsid w:val="00DA14CF"/>
    <w:rsid w:val="00DA23C7"/>
    <w:rsid w:val="00DA2EB4"/>
    <w:rsid w:val="00DA5FE6"/>
    <w:rsid w:val="00DA68C8"/>
    <w:rsid w:val="00DA711B"/>
    <w:rsid w:val="00DA7298"/>
    <w:rsid w:val="00DB08AB"/>
    <w:rsid w:val="00DB13A1"/>
    <w:rsid w:val="00DB1632"/>
    <w:rsid w:val="00DB187A"/>
    <w:rsid w:val="00DB379B"/>
    <w:rsid w:val="00DB6098"/>
    <w:rsid w:val="00DC0A8D"/>
    <w:rsid w:val="00DC14CD"/>
    <w:rsid w:val="00DC218F"/>
    <w:rsid w:val="00DD0321"/>
    <w:rsid w:val="00DD0536"/>
    <w:rsid w:val="00DD219A"/>
    <w:rsid w:val="00DD3C23"/>
    <w:rsid w:val="00DD64B7"/>
    <w:rsid w:val="00DE127F"/>
    <w:rsid w:val="00DE505A"/>
    <w:rsid w:val="00DE6E7E"/>
    <w:rsid w:val="00DE72A7"/>
    <w:rsid w:val="00DF0F99"/>
    <w:rsid w:val="00DF1D80"/>
    <w:rsid w:val="00DF2CAB"/>
    <w:rsid w:val="00DF3430"/>
    <w:rsid w:val="00DF3962"/>
    <w:rsid w:val="00DF4998"/>
    <w:rsid w:val="00DF7247"/>
    <w:rsid w:val="00E0008E"/>
    <w:rsid w:val="00E00501"/>
    <w:rsid w:val="00E00C0A"/>
    <w:rsid w:val="00E00F9D"/>
    <w:rsid w:val="00E021EC"/>
    <w:rsid w:val="00E02E7B"/>
    <w:rsid w:val="00E03019"/>
    <w:rsid w:val="00E031E0"/>
    <w:rsid w:val="00E0419D"/>
    <w:rsid w:val="00E04735"/>
    <w:rsid w:val="00E053DD"/>
    <w:rsid w:val="00E06A15"/>
    <w:rsid w:val="00E07347"/>
    <w:rsid w:val="00E11AFA"/>
    <w:rsid w:val="00E12017"/>
    <w:rsid w:val="00E121DB"/>
    <w:rsid w:val="00E12A66"/>
    <w:rsid w:val="00E13A46"/>
    <w:rsid w:val="00E14FD9"/>
    <w:rsid w:val="00E15116"/>
    <w:rsid w:val="00E151EE"/>
    <w:rsid w:val="00E174B1"/>
    <w:rsid w:val="00E208FB"/>
    <w:rsid w:val="00E21329"/>
    <w:rsid w:val="00E21730"/>
    <w:rsid w:val="00E21874"/>
    <w:rsid w:val="00E22905"/>
    <w:rsid w:val="00E2374E"/>
    <w:rsid w:val="00E23822"/>
    <w:rsid w:val="00E252C0"/>
    <w:rsid w:val="00E25AAF"/>
    <w:rsid w:val="00E25E47"/>
    <w:rsid w:val="00E26A45"/>
    <w:rsid w:val="00E27F15"/>
    <w:rsid w:val="00E36A75"/>
    <w:rsid w:val="00E37B3D"/>
    <w:rsid w:val="00E40C1D"/>
    <w:rsid w:val="00E40DD2"/>
    <w:rsid w:val="00E42E1C"/>
    <w:rsid w:val="00E43751"/>
    <w:rsid w:val="00E44965"/>
    <w:rsid w:val="00E46104"/>
    <w:rsid w:val="00E46C05"/>
    <w:rsid w:val="00E47092"/>
    <w:rsid w:val="00E47676"/>
    <w:rsid w:val="00E5054F"/>
    <w:rsid w:val="00E51C88"/>
    <w:rsid w:val="00E51D00"/>
    <w:rsid w:val="00E523DA"/>
    <w:rsid w:val="00E52BBB"/>
    <w:rsid w:val="00E52F23"/>
    <w:rsid w:val="00E542AA"/>
    <w:rsid w:val="00E548DA"/>
    <w:rsid w:val="00E54D75"/>
    <w:rsid w:val="00E5536E"/>
    <w:rsid w:val="00E556DC"/>
    <w:rsid w:val="00E60BD8"/>
    <w:rsid w:val="00E61C44"/>
    <w:rsid w:val="00E64266"/>
    <w:rsid w:val="00E64F63"/>
    <w:rsid w:val="00E65718"/>
    <w:rsid w:val="00E65FC5"/>
    <w:rsid w:val="00E6745F"/>
    <w:rsid w:val="00E67471"/>
    <w:rsid w:val="00E67E6C"/>
    <w:rsid w:val="00E70FD4"/>
    <w:rsid w:val="00E72591"/>
    <w:rsid w:val="00E72840"/>
    <w:rsid w:val="00E72CE3"/>
    <w:rsid w:val="00E73EB8"/>
    <w:rsid w:val="00E74E3F"/>
    <w:rsid w:val="00E74E6F"/>
    <w:rsid w:val="00E76CE4"/>
    <w:rsid w:val="00E77814"/>
    <w:rsid w:val="00E77E71"/>
    <w:rsid w:val="00E808A6"/>
    <w:rsid w:val="00E809A6"/>
    <w:rsid w:val="00E80C61"/>
    <w:rsid w:val="00E813D4"/>
    <w:rsid w:val="00E82A95"/>
    <w:rsid w:val="00E83602"/>
    <w:rsid w:val="00E84D4E"/>
    <w:rsid w:val="00E854E0"/>
    <w:rsid w:val="00E87EAE"/>
    <w:rsid w:val="00E92634"/>
    <w:rsid w:val="00E92685"/>
    <w:rsid w:val="00E94F7B"/>
    <w:rsid w:val="00E95499"/>
    <w:rsid w:val="00EA1360"/>
    <w:rsid w:val="00EA214C"/>
    <w:rsid w:val="00EA33BE"/>
    <w:rsid w:val="00EA3F6C"/>
    <w:rsid w:val="00EA45AC"/>
    <w:rsid w:val="00EB124A"/>
    <w:rsid w:val="00EB19B8"/>
    <w:rsid w:val="00EB28EE"/>
    <w:rsid w:val="00EB2BD2"/>
    <w:rsid w:val="00EB4A6E"/>
    <w:rsid w:val="00EB5060"/>
    <w:rsid w:val="00EB52B0"/>
    <w:rsid w:val="00EB5EDF"/>
    <w:rsid w:val="00EB6AAF"/>
    <w:rsid w:val="00EB6C3D"/>
    <w:rsid w:val="00EB7753"/>
    <w:rsid w:val="00EC14DC"/>
    <w:rsid w:val="00EC14E7"/>
    <w:rsid w:val="00EC237F"/>
    <w:rsid w:val="00EC2FC9"/>
    <w:rsid w:val="00EC4927"/>
    <w:rsid w:val="00EC7BA9"/>
    <w:rsid w:val="00EC7EB5"/>
    <w:rsid w:val="00ED1D6D"/>
    <w:rsid w:val="00ED1EB3"/>
    <w:rsid w:val="00ED3ADD"/>
    <w:rsid w:val="00ED3D2A"/>
    <w:rsid w:val="00ED5D0F"/>
    <w:rsid w:val="00ED7FD8"/>
    <w:rsid w:val="00EE03F7"/>
    <w:rsid w:val="00EE0DCD"/>
    <w:rsid w:val="00EE3312"/>
    <w:rsid w:val="00EE474D"/>
    <w:rsid w:val="00EE490F"/>
    <w:rsid w:val="00EE6780"/>
    <w:rsid w:val="00EE6D24"/>
    <w:rsid w:val="00EE7F1C"/>
    <w:rsid w:val="00EE7FBB"/>
    <w:rsid w:val="00EF2830"/>
    <w:rsid w:val="00EF3944"/>
    <w:rsid w:val="00EF3D72"/>
    <w:rsid w:val="00EF40B3"/>
    <w:rsid w:val="00F001E5"/>
    <w:rsid w:val="00F01802"/>
    <w:rsid w:val="00F01B07"/>
    <w:rsid w:val="00F01D73"/>
    <w:rsid w:val="00F02283"/>
    <w:rsid w:val="00F0317F"/>
    <w:rsid w:val="00F035F6"/>
    <w:rsid w:val="00F04B2E"/>
    <w:rsid w:val="00F05EE9"/>
    <w:rsid w:val="00F069F8"/>
    <w:rsid w:val="00F07007"/>
    <w:rsid w:val="00F110AE"/>
    <w:rsid w:val="00F1134D"/>
    <w:rsid w:val="00F11B27"/>
    <w:rsid w:val="00F12017"/>
    <w:rsid w:val="00F136ED"/>
    <w:rsid w:val="00F1387F"/>
    <w:rsid w:val="00F1411D"/>
    <w:rsid w:val="00F16139"/>
    <w:rsid w:val="00F1617A"/>
    <w:rsid w:val="00F16334"/>
    <w:rsid w:val="00F1655D"/>
    <w:rsid w:val="00F1760A"/>
    <w:rsid w:val="00F2080D"/>
    <w:rsid w:val="00F210C6"/>
    <w:rsid w:val="00F22841"/>
    <w:rsid w:val="00F26F91"/>
    <w:rsid w:val="00F2741F"/>
    <w:rsid w:val="00F3005C"/>
    <w:rsid w:val="00F304BF"/>
    <w:rsid w:val="00F3065E"/>
    <w:rsid w:val="00F30D91"/>
    <w:rsid w:val="00F32561"/>
    <w:rsid w:val="00F3548C"/>
    <w:rsid w:val="00F360A9"/>
    <w:rsid w:val="00F372D0"/>
    <w:rsid w:val="00F3789F"/>
    <w:rsid w:val="00F37D7E"/>
    <w:rsid w:val="00F41744"/>
    <w:rsid w:val="00F4257F"/>
    <w:rsid w:val="00F44A56"/>
    <w:rsid w:val="00F46C85"/>
    <w:rsid w:val="00F476C3"/>
    <w:rsid w:val="00F477FE"/>
    <w:rsid w:val="00F47F06"/>
    <w:rsid w:val="00F511E8"/>
    <w:rsid w:val="00F51223"/>
    <w:rsid w:val="00F52B0F"/>
    <w:rsid w:val="00F6022A"/>
    <w:rsid w:val="00F60A3D"/>
    <w:rsid w:val="00F61570"/>
    <w:rsid w:val="00F61CEA"/>
    <w:rsid w:val="00F6240E"/>
    <w:rsid w:val="00F637EA"/>
    <w:rsid w:val="00F639F3"/>
    <w:rsid w:val="00F63D14"/>
    <w:rsid w:val="00F66C53"/>
    <w:rsid w:val="00F7241E"/>
    <w:rsid w:val="00F72D37"/>
    <w:rsid w:val="00F731BF"/>
    <w:rsid w:val="00F7667B"/>
    <w:rsid w:val="00F815A5"/>
    <w:rsid w:val="00F822E2"/>
    <w:rsid w:val="00F83312"/>
    <w:rsid w:val="00F845AB"/>
    <w:rsid w:val="00F85592"/>
    <w:rsid w:val="00F8724A"/>
    <w:rsid w:val="00F95CC9"/>
    <w:rsid w:val="00F96882"/>
    <w:rsid w:val="00F96CEA"/>
    <w:rsid w:val="00FA3EB4"/>
    <w:rsid w:val="00FA3FD6"/>
    <w:rsid w:val="00FA4367"/>
    <w:rsid w:val="00FA7A24"/>
    <w:rsid w:val="00FB02DF"/>
    <w:rsid w:val="00FB04C8"/>
    <w:rsid w:val="00FB0ADA"/>
    <w:rsid w:val="00FB2DA0"/>
    <w:rsid w:val="00FB3921"/>
    <w:rsid w:val="00FB631F"/>
    <w:rsid w:val="00FC1EBB"/>
    <w:rsid w:val="00FC1ED8"/>
    <w:rsid w:val="00FC1F77"/>
    <w:rsid w:val="00FC201C"/>
    <w:rsid w:val="00FC3438"/>
    <w:rsid w:val="00FC4463"/>
    <w:rsid w:val="00FC57E9"/>
    <w:rsid w:val="00FC68A3"/>
    <w:rsid w:val="00FC781C"/>
    <w:rsid w:val="00FC7948"/>
    <w:rsid w:val="00FC7FE8"/>
    <w:rsid w:val="00FD2043"/>
    <w:rsid w:val="00FD2A60"/>
    <w:rsid w:val="00FD2B38"/>
    <w:rsid w:val="00FD45DA"/>
    <w:rsid w:val="00FD5560"/>
    <w:rsid w:val="00FD6153"/>
    <w:rsid w:val="00FD6846"/>
    <w:rsid w:val="00FE1045"/>
    <w:rsid w:val="00FE317F"/>
    <w:rsid w:val="00FE3A24"/>
    <w:rsid w:val="00FE3CCE"/>
    <w:rsid w:val="00FE3E07"/>
    <w:rsid w:val="00FE4766"/>
    <w:rsid w:val="00FE4C06"/>
    <w:rsid w:val="00FE68C0"/>
    <w:rsid w:val="00FE69FB"/>
    <w:rsid w:val="00FF0043"/>
    <w:rsid w:val="00FF35A2"/>
    <w:rsid w:val="00FF4173"/>
    <w:rsid w:val="00FF46D6"/>
    <w:rsid w:val="00FF74FD"/>
    <w:rsid w:val="00FF76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14:docId w14:val="2E3EB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able of figures" w:uiPriority="99"/>
    <w:lsdException w:name="footnote reference" w:semiHidden="1"/>
    <w:lsdException w:name="line number" w:semiHidden="1"/>
    <w:lsdException w:name="endnote reference" w:semiHidden="1"/>
    <w:lsdException w:name="Title" w:qFormat="1"/>
    <w:lsdException w:name="Subtitle" w:qFormat="1"/>
    <w:lsdException w:name="Hyperlink" w:uiPriority="99"/>
    <w:lsdException w:name="Strong" w:qFormat="1"/>
    <w:lsdException w:name="Emphasis" w:qFormat="1"/>
    <w:lsdException w:name="Normal (Web)" w:uiPriority="99"/>
    <w:lsdException w:name="HTML Acronym"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lsdException w:name="HTML Variable" w:semiHidden="1"/>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locked="1"/>
    <w:lsdException w:name="Table Theme"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46714"/>
    <w:rPr>
      <w:rFonts w:ascii="Arial" w:hAnsi="Arial" w:cs="Arial"/>
      <w:sz w:val="24"/>
      <w:szCs w:val="24"/>
    </w:rPr>
  </w:style>
  <w:style w:type="paragraph" w:styleId="Heading1">
    <w:name w:val="heading 1"/>
    <w:basedOn w:val="Normal"/>
    <w:next w:val="Normal"/>
    <w:qFormat/>
    <w:rsid w:val="00C43D81"/>
    <w:pPr>
      <w:keepNext/>
      <w:numPr>
        <w:numId w:val="11"/>
      </w:numPr>
      <w:spacing w:before="240" w:after="60"/>
      <w:outlineLvl w:val="0"/>
    </w:pPr>
    <w:rPr>
      <w:b/>
      <w:bCs/>
      <w:kern w:val="32"/>
      <w:sz w:val="32"/>
      <w:szCs w:val="32"/>
    </w:rPr>
  </w:style>
  <w:style w:type="paragraph" w:styleId="Heading2">
    <w:name w:val="heading 2"/>
    <w:basedOn w:val="Normal"/>
    <w:next w:val="Normal"/>
    <w:qFormat/>
    <w:rsid w:val="00C43D81"/>
    <w:pPr>
      <w:keepNext/>
      <w:numPr>
        <w:ilvl w:val="1"/>
        <w:numId w:val="11"/>
      </w:numPr>
      <w:spacing w:before="240" w:after="60"/>
      <w:outlineLvl w:val="1"/>
    </w:pPr>
    <w:rPr>
      <w:b/>
      <w:bCs/>
      <w:i/>
      <w:iCs/>
      <w:sz w:val="28"/>
      <w:szCs w:val="28"/>
    </w:rPr>
  </w:style>
  <w:style w:type="paragraph" w:styleId="Heading3">
    <w:name w:val="heading 3"/>
    <w:basedOn w:val="Normal"/>
    <w:next w:val="Normal"/>
    <w:qFormat/>
    <w:rsid w:val="00C43D81"/>
    <w:pPr>
      <w:keepNext/>
      <w:numPr>
        <w:ilvl w:val="2"/>
        <w:numId w:val="11"/>
      </w:numPr>
      <w:spacing w:before="240" w:after="60"/>
      <w:outlineLvl w:val="2"/>
    </w:pPr>
    <w:rPr>
      <w:b/>
      <w:bCs/>
      <w:sz w:val="26"/>
      <w:szCs w:val="26"/>
    </w:rPr>
  </w:style>
  <w:style w:type="paragraph" w:styleId="Heading4">
    <w:name w:val="heading 4"/>
    <w:basedOn w:val="Normal"/>
    <w:next w:val="Normal"/>
    <w:qFormat/>
    <w:rsid w:val="00C43D81"/>
    <w:pPr>
      <w:keepNext/>
      <w:numPr>
        <w:ilvl w:val="3"/>
        <w:numId w:val="11"/>
      </w:numPr>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C43D81"/>
    <w:pPr>
      <w:numPr>
        <w:ilvl w:val="4"/>
        <w:numId w:val="11"/>
      </w:numPr>
      <w:spacing w:before="240" w:after="60"/>
      <w:outlineLvl w:val="4"/>
    </w:pPr>
    <w:rPr>
      <w:b/>
      <w:bCs/>
      <w:i/>
      <w:iCs/>
      <w:sz w:val="26"/>
      <w:szCs w:val="26"/>
    </w:rPr>
  </w:style>
  <w:style w:type="paragraph" w:styleId="Heading6">
    <w:name w:val="heading 6"/>
    <w:basedOn w:val="Normal"/>
    <w:next w:val="Normal"/>
    <w:qFormat/>
    <w:rsid w:val="00C43D81"/>
    <w:pPr>
      <w:numPr>
        <w:ilvl w:val="5"/>
        <w:numId w:val="11"/>
      </w:num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C43D81"/>
    <w:pPr>
      <w:numPr>
        <w:ilvl w:val="6"/>
        <w:numId w:val="11"/>
      </w:numPr>
      <w:spacing w:before="240" w:after="60"/>
      <w:outlineLvl w:val="6"/>
    </w:pPr>
    <w:rPr>
      <w:rFonts w:ascii="Times New Roman" w:hAnsi="Times New Roman" w:cs="Times New Roman"/>
    </w:rPr>
  </w:style>
  <w:style w:type="paragraph" w:styleId="Heading8">
    <w:name w:val="heading 8"/>
    <w:basedOn w:val="Normal"/>
    <w:next w:val="Normal"/>
    <w:qFormat/>
    <w:rsid w:val="00C43D81"/>
    <w:pPr>
      <w:numPr>
        <w:ilvl w:val="7"/>
        <w:numId w:val="11"/>
      </w:numPr>
      <w:spacing w:before="240" w:after="60"/>
      <w:outlineLvl w:val="7"/>
    </w:pPr>
    <w:rPr>
      <w:rFonts w:ascii="Times New Roman" w:hAnsi="Times New Roman" w:cs="Times New Roman"/>
      <w:i/>
      <w:iCs/>
    </w:rPr>
  </w:style>
  <w:style w:type="paragraph" w:styleId="Heading9">
    <w:name w:val="heading 9"/>
    <w:basedOn w:val="Normal"/>
    <w:next w:val="Normal"/>
    <w:qFormat/>
    <w:rsid w:val="00C43D81"/>
    <w:pPr>
      <w:numPr>
        <w:ilvl w:val="8"/>
        <w:numId w:val="1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6B03F8"/>
    <w:pPr>
      <w:tabs>
        <w:tab w:val="center" w:pos="4320"/>
        <w:tab w:val="right" w:pos="8640"/>
      </w:tabs>
    </w:pPr>
  </w:style>
  <w:style w:type="paragraph" w:styleId="Footer">
    <w:name w:val="footer"/>
    <w:basedOn w:val="Normal"/>
    <w:link w:val="FooterChar"/>
    <w:uiPriority w:val="99"/>
    <w:rsid w:val="006B03F8"/>
    <w:pPr>
      <w:tabs>
        <w:tab w:val="center" w:pos="4320"/>
        <w:tab w:val="right" w:pos="8640"/>
      </w:tabs>
    </w:pPr>
  </w:style>
  <w:style w:type="character" w:styleId="PageNumber">
    <w:name w:val="page number"/>
    <w:basedOn w:val="DefaultParagraphFont"/>
    <w:semiHidden/>
    <w:rsid w:val="00366688"/>
  </w:style>
  <w:style w:type="table" w:styleId="TableGrid">
    <w:name w:val="Table Grid"/>
    <w:basedOn w:val="TableNormal"/>
    <w:locked/>
    <w:rsid w:val="00AD66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2"/>
    <w:semiHidden/>
    <w:rsid w:val="00270A2C"/>
    <w:rPr>
      <w:i w:val="0"/>
    </w:rPr>
  </w:style>
  <w:style w:type="paragraph" w:customStyle="1" w:styleId="Style2">
    <w:name w:val="Style2"/>
    <w:basedOn w:val="Heading2"/>
    <w:autoRedefine/>
    <w:semiHidden/>
    <w:rsid w:val="00270A2C"/>
    <w:rPr>
      <w:i w:val="0"/>
    </w:rPr>
  </w:style>
  <w:style w:type="character" w:styleId="Hyperlink">
    <w:name w:val="Hyperlink"/>
    <w:basedOn w:val="DefaultParagraphFont"/>
    <w:uiPriority w:val="99"/>
    <w:rsid w:val="00D55406"/>
    <w:rPr>
      <w:color w:val="0000FF"/>
      <w:u w:val="single"/>
    </w:rPr>
  </w:style>
  <w:style w:type="paragraph" w:styleId="TOC2">
    <w:name w:val="toc 2"/>
    <w:basedOn w:val="SOP-TOCHeading"/>
    <w:next w:val="Normal"/>
    <w:link w:val="TOC2Char"/>
    <w:autoRedefine/>
    <w:uiPriority w:val="39"/>
    <w:qFormat/>
    <w:rsid w:val="00105EBB"/>
    <w:pPr>
      <w:ind w:left="240"/>
    </w:pPr>
    <w:rPr>
      <w:b/>
    </w:rPr>
  </w:style>
  <w:style w:type="paragraph" w:styleId="TOC3">
    <w:name w:val="toc 3"/>
    <w:basedOn w:val="SOP-TOCHeading"/>
    <w:next w:val="Normal"/>
    <w:autoRedefine/>
    <w:uiPriority w:val="39"/>
    <w:qFormat/>
    <w:rsid w:val="00105EBB"/>
    <w:pPr>
      <w:tabs>
        <w:tab w:val="right" w:leader="dot" w:pos="9350"/>
      </w:tabs>
      <w:ind w:left="480"/>
    </w:pPr>
    <w:rPr>
      <w:sz w:val="22"/>
    </w:rPr>
  </w:style>
  <w:style w:type="paragraph" w:customStyle="1" w:styleId="Default">
    <w:name w:val="Default"/>
    <w:rsid w:val="000B288F"/>
    <w:pPr>
      <w:widowControl w:val="0"/>
      <w:autoSpaceDE w:val="0"/>
      <w:autoSpaceDN w:val="0"/>
      <w:adjustRightInd w:val="0"/>
    </w:pPr>
    <w:rPr>
      <w:rFonts w:ascii="Arial" w:hAnsi="Arial" w:cs="Arial"/>
      <w:color w:val="000000"/>
      <w:sz w:val="24"/>
      <w:szCs w:val="24"/>
    </w:rPr>
  </w:style>
  <w:style w:type="character" w:styleId="FollowedHyperlink">
    <w:name w:val="FollowedHyperlink"/>
    <w:basedOn w:val="DefaultParagraphFont"/>
    <w:semiHidden/>
    <w:rsid w:val="00ED1EB3"/>
    <w:rPr>
      <w:color w:val="800080"/>
      <w:u w:val="single"/>
    </w:rPr>
  </w:style>
  <w:style w:type="paragraph" w:styleId="BalloonText">
    <w:name w:val="Balloon Text"/>
    <w:basedOn w:val="Normal"/>
    <w:link w:val="BalloonTextChar"/>
    <w:rsid w:val="00C43D81"/>
    <w:rPr>
      <w:rFonts w:ascii="Tahoma" w:hAnsi="Tahoma" w:cs="Tahoma"/>
      <w:sz w:val="16"/>
      <w:szCs w:val="16"/>
    </w:rPr>
  </w:style>
  <w:style w:type="paragraph" w:styleId="BlockText">
    <w:name w:val="Block Text"/>
    <w:basedOn w:val="Normal"/>
    <w:semiHidden/>
    <w:rsid w:val="001C3419"/>
    <w:pPr>
      <w:spacing w:after="120"/>
      <w:ind w:left="1440" w:right="1440"/>
    </w:pPr>
  </w:style>
  <w:style w:type="paragraph" w:styleId="BodyText">
    <w:name w:val="Body Text"/>
    <w:basedOn w:val="Normal"/>
    <w:semiHidden/>
    <w:rsid w:val="001C3419"/>
    <w:pPr>
      <w:spacing w:after="120"/>
    </w:pPr>
  </w:style>
  <w:style w:type="paragraph" w:styleId="BodyText2">
    <w:name w:val="Body Text 2"/>
    <w:basedOn w:val="Normal"/>
    <w:semiHidden/>
    <w:rsid w:val="001C3419"/>
    <w:pPr>
      <w:spacing w:after="120" w:line="480" w:lineRule="auto"/>
    </w:pPr>
  </w:style>
  <w:style w:type="paragraph" w:styleId="BodyText3">
    <w:name w:val="Body Text 3"/>
    <w:basedOn w:val="Normal"/>
    <w:semiHidden/>
    <w:rsid w:val="001C3419"/>
    <w:pPr>
      <w:spacing w:after="120"/>
    </w:pPr>
    <w:rPr>
      <w:sz w:val="16"/>
      <w:szCs w:val="16"/>
    </w:rPr>
  </w:style>
  <w:style w:type="paragraph" w:styleId="BodyTextFirstIndent">
    <w:name w:val="Body Text First Indent"/>
    <w:basedOn w:val="BodyText"/>
    <w:semiHidden/>
    <w:rsid w:val="001C3419"/>
    <w:pPr>
      <w:ind w:firstLine="210"/>
    </w:pPr>
  </w:style>
  <w:style w:type="paragraph" w:styleId="BodyTextIndent">
    <w:name w:val="Body Text Indent"/>
    <w:basedOn w:val="Normal"/>
    <w:semiHidden/>
    <w:rsid w:val="001C3419"/>
    <w:pPr>
      <w:spacing w:after="120"/>
      <w:ind w:left="360"/>
    </w:pPr>
  </w:style>
  <w:style w:type="paragraph" w:styleId="BodyTextFirstIndent2">
    <w:name w:val="Body Text First Indent 2"/>
    <w:basedOn w:val="BodyTextIndent"/>
    <w:semiHidden/>
    <w:rsid w:val="001C3419"/>
    <w:pPr>
      <w:ind w:firstLine="210"/>
    </w:pPr>
  </w:style>
  <w:style w:type="paragraph" w:styleId="BodyTextIndent2">
    <w:name w:val="Body Text Indent 2"/>
    <w:basedOn w:val="Normal"/>
    <w:semiHidden/>
    <w:rsid w:val="001C3419"/>
    <w:pPr>
      <w:spacing w:after="120" w:line="480" w:lineRule="auto"/>
      <w:ind w:left="360"/>
    </w:pPr>
  </w:style>
  <w:style w:type="paragraph" w:styleId="BodyTextIndent3">
    <w:name w:val="Body Text Indent 3"/>
    <w:basedOn w:val="Normal"/>
    <w:semiHidden/>
    <w:rsid w:val="001C3419"/>
    <w:pPr>
      <w:spacing w:after="120"/>
      <w:ind w:left="360"/>
    </w:pPr>
    <w:rPr>
      <w:sz w:val="16"/>
      <w:szCs w:val="16"/>
    </w:rPr>
  </w:style>
  <w:style w:type="paragraph" w:styleId="Caption">
    <w:name w:val="caption"/>
    <w:basedOn w:val="Normal"/>
    <w:next w:val="Normal"/>
    <w:qFormat/>
    <w:rsid w:val="001C3419"/>
    <w:rPr>
      <w:b/>
      <w:bCs/>
      <w:sz w:val="20"/>
      <w:szCs w:val="20"/>
    </w:rPr>
  </w:style>
  <w:style w:type="paragraph" w:styleId="Closing">
    <w:name w:val="Closing"/>
    <w:basedOn w:val="Normal"/>
    <w:semiHidden/>
    <w:rsid w:val="001C3419"/>
    <w:pPr>
      <w:ind w:left="4320"/>
    </w:pPr>
  </w:style>
  <w:style w:type="paragraph" w:styleId="CommentText">
    <w:name w:val="annotation text"/>
    <w:basedOn w:val="Normal"/>
    <w:link w:val="CommentTextChar"/>
    <w:semiHidden/>
    <w:rsid w:val="001C3419"/>
    <w:rPr>
      <w:sz w:val="20"/>
      <w:szCs w:val="20"/>
    </w:rPr>
  </w:style>
  <w:style w:type="paragraph" w:styleId="CommentSubject">
    <w:name w:val="annotation subject"/>
    <w:basedOn w:val="CommentText"/>
    <w:next w:val="CommentText"/>
    <w:semiHidden/>
    <w:rsid w:val="001C3419"/>
    <w:rPr>
      <w:b/>
      <w:bCs/>
    </w:rPr>
  </w:style>
  <w:style w:type="paragraph" w:styleId="Date">
    <w:name w:val="Date"/>
    <w:basedOn w:val="Normal"/>
    <w:next w:val="Normal"/>
    <w:semiHidden/>
    <w:rsid w:val="001C3419"/>
  </w:style>
  <w:style w:type="paragraph" w:styleId="DocumentMap">
    <w:name w:val="Document Map"/>
    <w:basedOn w:val="Normal"/>
    <w:semiHidden/>
    <w:rsid w:val="001C3419"/>
    <w:pPr>
      <w:shd w:val="clear" w:color="auto" w:fill="000080"/>
    </w:pPr>
    <w:rPr>
      <w:rFonts w:ascii="Tahoma" w:hAnsi="Tahoma" w:cs="Tahoma"/>
      <w:sz w:val="20"/>
      <w:szCs w:val="20"/>
    </w:rPr>
  </w:style>
  <w:style w:type="paragraph" w:styleId="E-mailSignature">
    <w:name w:val="E-mail Signature"/>
    <w:basedOn w:val="Normal"/>
    <w:semiHidden/>
    <w:rsid w:val="001C3419"/>
  </w:style>
  <w:style w:type="paragraph" w:styleId="EndnoteText">
    <w:name w:val="endnote text"/>
    <w:basedOn w:val="Normal"/>
    <w:semiHidden/>
    <w:rsid w:val="001C3419"/>
    <w:rPr>
      <w:sz w:val="20"/>
      <w:szCs w:val="20"/>
    </w:rPr>
  </w:style>
  <w:style w:type="paragraph" w:styleId="EnvelopeAddress">
    <w:name w:val="envelope address"/>
    <w:basedOn w:val="Normal"/>
    <w:semiHidden/>
    <w:rsid w:val="001C3419"/>
    <w:pPr>
      <w:framePr w:w="7920" w:h="1980" w:hRule="exact" w:hSpace="180" w:wrap="auto" w:hAnchor="page" w:xAlign="center" w:yAlign="bottom"/>
      <w:ind w:left="2880"/>
    </w:pPr>
  </w:style>
  <w:style w:type="paragraph" w:styleId="EnvelopeReturn">
    <w:name w:val="envelope return"/>
    <w:basedOn w:val="Normal"/>
    <w:semiHidden/>
    <w:rsid w:val="001C3419"/>
    <w:rPr>
      <w:sz w:val="20"/>
      <w:szCs w:val="20"/>
    </w:rPr>
  </w:style>
  <w:style w:type="paragraph" w:styleId="FootnoteText">
    <w:name w:val="footnote text"/>
    <w:basedOn w:val="Normal"/>
    <w:semiHidden/>
    <w:rsid w:val="001C3419"/>
    <w:rPr>
      <w:sz w:val="20"/>
      <w:szCs w:val="20"/>
    </w:rPr>
  </w:style>
  <w:style w:type="paragraph" w:styleId="HTMLAddress">
    <w:name w:val="HTML Address"/>
    <w:basedOn w:val="Normal"/>
    <w:semiHidden/>
    <w:rsid w:val="001C3419"/>
    <w:rPr>
      <w:i/>
      <w:iCs/>
    </w:rPr>
  </w:style>
  <w:style w:type="paragraph" w:styleId="HTMLPreformatted">
    <w:name w:val="HTML Preformatted"/>
    <w:basedOn w:val="Normal"/>
    <w:semiHidden/>
    <w:rsid w:val="001C3419"/>
    <w:rPr>
      <w:rFonts w:ascii="Courier New" w:hAnsi="Courier New" w:cs="Courier New"/>
      <w:sz w:val="20"/>
      <w:szCs w:val="20"/>
    </w:rPr>
  </w:style>
  <w:style w:type="paragraph" w:styleId="Index1">
    <w:name w:val="index 1"/>
    <w:basedOn w:val="Normal"/>
    <w:next w:val="Normal"/>
    <w:autoRedefine/>
    <w:semiHidden/>
    <w:rsid w:val="001C3419"/>
    <w:pPr>
      <w:ind w:left="240" w:hanging="240"/>
    </w:pPr>
  </w:style>
  <w:style w:type="paragraph" w:styleId="Index2">
    <w:name w:val="index 2"/>
    <w:basedOn w:val="Normal"/>
    <w:next w:val="Normal"/>
    <w:autoRedefine/>
    <w:semiHidden/>
    <w:rsid w:val="001C3419"/>
    <w:pPr>
      <w:ind w:left="480" w:hanging="240"/>
    </w:pPr>
  </w:style>
  <w:style w:type="paragraph" w:styleId="Index3">
    <w:name w:val="index 3"/>
    <w:basedOn w:val="Normal"/>
    <w:next w:val="Normal"/>
    <w:autoRedefine/>
    <w:semiHidden/>
    <w:rsid w:val="001C3419"/>
    <w:pPr>
      <w:ind w:left="720" w:hanging="240"/>
    </w:pPr>
  </w:style>
  <w:style w:type="paragraph" w:styleId="Index4">
    <w:name w:val="index 4"/>
    <w:basedOn w:val="Normal"/>
    <w:next w:val="Normal"/>
    <w:autoRedefine/>
    <w:semiHidden/>
    <w:rsid w:val="001C3419"/>
    <w:pPr>
      <w:ind w:left="960" w:hanging="240"/>
    </w:pPr>
  </w:style>
  <w:style w:type="paragraph" w:styleId="Index5">
    <w:name w:val="index 5"/>
    <w:basedOn w:val="Normal"/>
    <w:next w:val="Normal"/>
    <w:autoRedefine/>
    <w:semiHidden/>
    <w:rsid w:val="001C3419"/>
    <w:pPr>
      <w:ind w:left="1200" w:hanging="240"/>
    </w:pPr>
  </w:style>
  <w:style w:type="paragraph" w:styleId="Index6">
    <w:name w:val="index 6"/>
    <w:basedOn w:val="Normal"/>
    <w:next w:val="Normal"/>
    <w:autoRedefine/>
    <w:semiHidden/>
    <w:rsid w:val="001C3419"/>
    <w:pPr>
      <w:ind w:left="1440" w:hanging="240"/>
    </w:pPr>
  </w:style>
  <w:style w:type="paragraph" w:styleId="Index7">
    <w:name w:val="index 7"/>
    <w:basedOn w:val="Normal"/>
    <w:next w:val="Normal"/>
    <w:autoRedefine/>
    <w:semiHidden/>
    <w:rsid w:val="001C3419"/>
    <w:pPr>
      <w:ind w:left="1680" w:hanging="240"/>
    </w:pPr>
  </w:style>
  <w:style w:type="paragraph" w:styleId="Index8">
    <w:name w:val="index 8"/>
    <w:basedOn w:val="Normal"/>
    <w:next w:val="Normal"/>
    <w:autoRedefine/>
    <w:semiHidden/>
    <w:rsid w:val="001C3419"/>
    <w:pPr>
      <w:ind w:left="1920" w:hanging="240"/>
    </w:pPr>
  </w:style>
  <w:style w:type="paragraph" w:styleId="Index9">
    <w:name w:val="index 9"/>
    <w:basedOn w:val="Normal"/>
    <w:next w:val="Normal"/>
    <w:autoRedefine/>
    <w:semiHidden/>
    <w:rsid w:val="001C3419"/>
    <w:pPr>
      <w:ind w:left="2160" w:hanging="240"/>
    </w:pPr>
  </w:style>
  <w:style w:type="paragraph" w:styleId="IndexHeading">
    <w:name w:val="index heading"/>
    <w:basedOn w:val="Normal"/>
    <w:next w:val="Index1"/>
    <w:semiHidden/>
    <w:rsid w:val="001C3419"/>
    <w:rPr>
      <w:b/>
      <w:bCs/>
    </w:rPr>
  </w:style>
  <w:style w:type="paragraph" w:styleId="List">
    <w:name w:val="List"/>
    <w:basedOn w:val="Normal"/>
    <w:semiHidden/>
    <w:rsid w:val="001C3419"/>
    <w:pPr>
      <w:ind w:left="360" w:hanging="360"/>
    </w:pPr>
  </w:style>
  <w:style w:type="paragraph" w:styleId="List2">
    <w:name w:val="List 2"/>
    <w:basedOn w:val="Normal"/>
    <w:semiHidden/>
    <w:rsid w:val="001C3419"/>
    <w:pPr>
      <w:ind w:left="720" w:hanging="360"/>
    </w:pPr>
  </w:style>
  <w:style w:type="paragraph" w:styleId="List3">
    <w:name w:val="List 3"/>
    <w:basedOn w:val="Normal"/>
    <w:semiHidden/>
    <w:rsid w:val="001C3419"/>
    <w:pPr>
      <w:ind w:left="1080" w:hanging="360"/>
    </w:pPr>
  </w:style>
  <w:style w:type="paragraph" w:styleId="List4">
    <w:name w:val="List 4"/>
    <w:basedOn w:val="Normal"/>
    <w:semiHidden/>
    <w:rsid w:val="001C3419"/>
    <w:pPr>
      <w:ind w:left="1440" w:hanging="360"/>
    </w:pPr>
  </w:style>
  <w:style w:type="paragraph" w:styleId="List5">
    <w:name w:val="List 5"/>
    <w:basedOn w:val="Normal"/>
    <w:semiHidden/>
    <w:rsid w:val="001C3419"/>
    <w:pPr>
      <w:ind w:left="1800" w:hanging="360"/>
    </w:pPr>
  </w:style>
  <w:style w:type="paragraph" w:styleId="ListBullet">
    <w:name w:val="List Bullet"/>
    <w:basedOn w:val="Normal"/>
    <w:semiHidden/>
    <w:rsid w:val="001C3419"/>
    <w:pPr>
      <w:numPr>
        <w:numId w:val="1"/>
      </w:numPr>
    </w:pPr>
  </w:style>
  <w:style w:type="paragraph" w:styleId="ListBullet2">
    <w:name w:val="List Bullet 2"/>
    <w:basedOn w:val="Normal"/>
    <w:semiHidden/>
    <w:rsid w:val="001C3419"/>
    <w:pPr>
      <w:numPr>
        <w:numId w:val="2"/>
      </w:numPr>
    </w:pPr>
  </w:style>
  <w:style w:type="paragraph" w:styleId="ListBullet3">
    <w:name w:val="List Bullet 3"/>
    <w:basedOn w:val="Normal"/>
    <w:semiHidden/>
    <w:rsid w:val="001C3419"/>
    <w:pPr>
      <w:numPr>
        <w:numId w:val="3"/>
      </w:numPr>
    </w:pPr>
  </w:style>
  <w:style w:type="paragraph" w:styleId="ListBullet4">
    <w:name w:val="List Bullet 4"/>
    <w:basedOn w:val="Normal"/>
    <w:semiHidden/>
    <w:rsid w:val="001C3419"/>
    <w:pPr>
      <w:numPr>
        <w:numId w:val="4"/>
      </w:numPr>
    </w:pPr>
  </w:style>
  <w:style w:type="paragraph" w:styleId="ListBullet5">
    <w:name w:val="List Bullet 5"/>
    <w:basedOn w:val="Normal"/>
    <w:semiHidden/>
    <w:rsid w:val="001C3419"/>
    <w:pPr>
      <w:numPr>
        <w:numId w:val="5"/>
      </w:numPr>
    </w:pPr>
  </w:style>
  <w:style w:type="paragraph" w:styleId="ListContinue">
    <w:name w:val="List Continue"/>
    <w:basedOn w:val="Normal"/>
    <w:semiHidden/>
    <w:rsid w:val="001C3419"/>
    <w:pPr>
      <w:spacing w:after="120"/>
      <w:ind w:left="360"/>
    </w:pPr>
  </w:style>
  <w:style w:type="paragraph" w:styleId="ListContinue2">
    <w:name w:val="List Continue 2"/>
    <w:basedOn w:val="Normal"/>
    <w:semiHidden/>
    <w:rsid w:val="001C3419"/>
    <w:pPr>
      <w:spacing w:after="120"/>
      <w:ind w:left="720"/>
    </w:pPr>
  </w:style>
  <w:style w:type="paragraph" w:styleId="ListContinue3">
    <w:name w:val="List Continue 3"/>
    <w:basedOn w:val="Normal"/>
    <w:semiHidden/>
    <w:rsid w:val="001C3419"/>
    <w:pPr>
      <w:spacing w:after="120"/>
      <w:ind w:left="1080"/>
    </w:pPr>
  </w:style>
  <w:style w:type="paragraph" w:styleId="ListContinue4">
    <w:name w:val="List Continue 4"/>
    <w:basedOn w:val="Normal"/>
    <w:semiHidden/>
    <w:rsid w:val="001C3419"/>
    <w:pPr>
      <w:spacing w:after="120"/>
      <w:ind w:left="1440"/>
    </w:pPr>
  </w:style>
  <w:style w:type="paragraph" w:styleId="ListContinue5">
    <w:name w:val="List Continue 5"/>
    <w:basedOn w:val="Normal"/>
    <w:semiHidden/>
    <w:rsid w:val="001C3419"/>
    <w:pPr>
      <w:spacing w:after="120"/>
      <w:ind w:left="1800"/>
    </w:pPr>
  </w:style>
  <w:style w:type="paragraph" w:styleId="ListNumber">
    <w:name w:val="List Number"/>
    <w:basedOn w:val="Normal"/>
    <w:semiHidden/>
    <w:rsid w:val="001C3419"/>
    <w:pPr>
      <w:numPr>
        <w:numId w:val="6"/>
      </w:numPr>
    </w:pPr>
  </w:style>
  <w:style w:type="paragraph" w:styleId="ListNumber2">
    <w:name w:val="List Number 2"/>
    <w:basedOn w:val="Normal"/>
    <w:semiHidden/>
    <w:rsid w:val="001C3419"/>
    <w:pPr>
      <w:numPr>
        <w:numId w:val="7"/>
      </w:numPr>
    </w:pPr>
  </w:style>
  <w:style w:type="paragraph" w:styleId="ListNumber3">
    <w:name w:val="List Number 3"/>
    <w:basedOn w:val="Normal"/>
    <w:semiHidden/>
    <w:rsid w:val="001C3419"/>
    <w:pPr>
      <w:numPr>
        <w:numId w:val="8"/>
      </w:numPr>
    </w:pPr>
  </w:style>
  <w:style w:type="paragraph" w:styleId="ListNumber4">
    <w:name w:val="List Number 4"/>
    <w:basedOn w:val="Normal"/>
    <w:semiHidden/>
    <w:rsid w:val="001C3419"/>
    <w:pPr>
      <w:numPr>
        <w:numId w:val="9"/>
      </w:numPr>
    </w:pPr>
  </w:style>
  <w:style w:type="paragraph" w:styleId="ListNumber5">
    <w:name w:val="List Number 5"/>
    <w:basedOn w:val="Normal"/>
    <w:semiHidden/>
    <w:rsid w:val="001C3419"/>
    <w:pPr>
      <w:numPr>
        <w:numId w:val="10"/>
      </w:numPr>
    </w:pPr>
  </w:style>
  <w:style w:type="paragraph" w:customStyle="1" w:styleId="SOP-Figure">
    <w:name w:val="SOP - Figure"/>
    <w:uiPriority w:val="1"/>
    <w:qFormat/>
    <w:rsid w:val="007837EC"/>
    <w:pPr>
      <w:numPr>
        <w:numId w:val="13"/>
      </w:numPr>
    </w:pPr>
    <w:rPr>
      <w:rFonts w:cs="Arial"/>
      <w:b/>
      <w:sz w:val="22"/>
      <w:szCs w:val="22"/>
    </w:rPr>
  </w:style>
  <w:style w:type="paragraph" w:styleId="MessageHeader">
    <w:name w:val="Message Header"/>
    <w:basedOn w:val="Normal"/>
    <w:semiHidden/>
    <w:rsid w:val="001C3419"/>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Web">
    <w:name w:val="Normal (Web)"/>
    <w:basedOn w:val="Normal"/>
    <w:uiPriority w:val="99"/>
    <w:semiHidden/>
    <w:rsid w:val="001C3419"/>
    <w:rPr>
      <w:rFonts w:ascii="Times New Roman" w:hAnsi="Times New Roman" w:cs="Times New Roman"/>
    </w:rPr>
  </w:style>
  <w:style w:type="paragraph" w:styleId="NormalIndent">
    <w:name w:val="Normal Indent"/>
    <w:basedOn w:val="Normal"/>
    <w:semiHidden/>
    <w:rsid w:val="001C3419"/>
    <w:pPr>
      <w:ind w:left="720"/>
    </w:pPr>
  </w:style>
  <w:style w:type="paragraph" w:styleId="NoteHeading">
    <w:name w:val="Note Heading"/>
    <w:basedOn w:val="Normal"/>
    <w:next w:val="Normal"/>
    <w:semiHidden/>
    <w:rsid w:val="001C3419"/>
  </w:style>
  <w:style w:type="paragraph" w:styleId="PlainText">
    <w:name w:val="Plain Text"/>
    <w:aliases w:val=" Char Char Char, Char Char Char Char Char Char Char Char, Char Char,Char Char Char,Char Char Char Char,Char Char, Char Char Char Char Char Char Char,Char Char Char Char Char, Char Char Char Char Char Char Cha"/>
    <w:basedOn w:val="Normal"/>
    <w:link w:val="PlainTextChar"/>
    <w:rsid w:val="001C3419"/>
    <w:rPr>
      <w:rFonts w:ascii="Courier New" w:hAnsi="Courier New" w:cs="Courier New"/>
      <w:sz w:val="20"/>
      <w:szCs w:val="20"/>
    </w:rPr>
  </w:style>
  <w:style w:type="paragraph" w:styleId="Salutation">
    <w:name w:val="Salutation"/>
    <w:basedOn w:val="Normal"/>
    <w:next w:val="Normal"/>
    <w:semiHidden/>
    <w:rsid w:val="001C3419"/>
  </w:style>
  <w:style w:type="paragraph" w:styleId="Signature">
    <w:name w:val="Signature"/>
    <w:basedOn w:val="Normal"/>
    <w:semiHidden/>
    <w:rsid w:val="001C3419"/>
    <w:pPr>
      <w:ind w:left="4320"/>
    </w:pPr>
  </w:style>
  <w:style w:type="paragraph" w:styleId="Subtitle">
    <w:name w:val="Subtitle"/>
    <w:basedOn w:val="Normal"/>
    <w:qFormat/>
    <w:rsid w:val="003917C6"/>
    <w:pPr>
      <w:spacing w:after="60"/>
      <w:jc w:val="center"/>
      <w:outlineLvl w:val="1"/>
    </w:pPr>
    <w:rPr>
      <w:rFonts w:ascii="Times New Roman" w:hAnsi="Times New Roman"/>
    </w:rPr>
  </w:style>
  <w:style w:type="paragraph" w:styleId="TableofAuthorities">
    <w:name w:val="table of authorities"/>
    <w:basedOn w:val="Normal"/>
    <w:next w:val="Normal"/>
    <w:semiHidden/>
    <w:rsid w:val="001C3419"/>
    <w:pPr>
      <w:ind w:left="240" w:hanging="240"/>
    </w:pPr>
  </w:style>
  <w:style w:type="paragraph" w:styleId="TableofFigures">
    <w:name w:val="table of figures"/>
    <w:basedOn w:val="Normal"/>
    <w:next w:val="Normal"/>
    <w:uiPriority w:val="99"/>
    <w:rsid w:val="000802F3"/>
    <w:rPr>
      <w:rFonts w:ascii="Times New Roman" w:hAnsi="Times New Roman"/>
    </w:rPr>
  </w:style>
  <w:style w:type="paragraph" w:styleId="Title">
    <w:name w:val="Title"/>
    <w:basedOn w:val="Normal"/>
    <w:qFormat/>
    <w:rsid w:val="001C3419"/>
    <w:pPr>
      <w:spacing w:before="240" w:after="60"/>
      <w:jc w:val="center"/>
      <w:outlineLvl w:val="0"/>
    </w:pPr>
    <w:rPr>
      <w:b/>
      <w:bCs/>
      <w:kern w:val="28"/>
      <w:sz w:val="32"/>
      <w:szCs w:val="32"/>
    </w:rPr>
  </w:style>
  <w:style w:type="paragraph" w:styleId="TOAHeading">
    <w:name w:val="toa heading"/>
    <w:basedOn w:val="Normal"/>
    <w:next w:val="Normal"/>
    <w:semiHidden/>
    <w:rsid w:val="001C3419"/>
    <w:pPr>
      <w:spacing w:before="120"/>
    </w:pPr>
    <w:rPr>
      <w:b/>
      <w:bCs/>
    </w:rPr>
  </w:style>
  <w:style w:type="paragraph" w:styleId="TOC1">
    <w:name w:val="toc 1"/>
    <w:basedOn w:val="SOP-TOCChapter"/>
    <w:next w:val="Normal"/>
    <w:link w:val="TOC1Char"/>
    <w:autoRedefine/>
    <w:uiPriority w:val="39"/>
    <w:qFormat/>
    <w:rsid w:val="00C467CF"/>
  </w:style>
  <w:style w:type="paragraph" w:styleId="TOC4">
    <w:name w:val="toc 4"/>
    <w:basedOn w:val="Normal"/>
    <w:next w:val="Normal"/>
    <w:autoRedefine/>
    <w:uiPriority w:val="39"/>
    <w:rsid w:val="007214CE"/>
    <w:pPr>
      <w:ind w:left="720"/>
    </w:pPr>
    <w:rPr>
      <w:rFonts w:ascii="Arial Narrow" w:hAnsi="Arial Narrow"/>
      <w:sz w:val="20"/>
    </w:rPr>
  </w:style>
  <w:style w:type="paragraph" w:styleId="TOC5">
    <w:name w:val="toc 5"/>
    <w:basedOn w:val="Normal"/>
    <w:next w:val="Normal"/>
    <w:autoRedefine/>
    <w:uiPriority w:val="39"/>
    <w:rsid w:val="003917C6"/>
    <w:pPr>
      <w:ind w:left="960"/>
    </w:pPr>
    <w:rPr>
      <w:rFonts w:ascii="Times New Roman" w:hAnsi="Times New Roman"/>
    </w:rPr>
  </w:style>
  <w:style w:type="paragraph" w:styleId="TOC6">
    <w:name w:val="toc 6"/>
    <w:basedOn w:val="Normal"/>
    <w:next w:val="Normal"/>
    <w:autoRedefine/>
    <w:uiPriority w:val="39"/>
    <w:rsid w:val="003917C6"/>
    <w:pPr>
      <w:ind w:left="1200"/>
    </w:pPr>
    <w:rPr>
      <w:rFonts w:ascii="Times New Roman" w:hAnsi="Times New Roman"/>
    </w:rPr>
  </w:style>
  <w:style w:type="paragraph" w:styleId="TOC7">
    <w:name w:val="toc 7"/>
    <w:basedOn w:val="Normal"/>
    <w:next w:val="Normal"/>
    <w:autoRedefine/>
    <w:uiPriority w:val="39"/>
    <w:rsid w:val="003917C6"/>
    <w:pPr>
      <w:ind w:left="1440"/>
    </w:pPr>
    <w:rPr>
      <w:rFonts w:ascii="Times New Roman" w:hAnsi="Times New Roman"/>
    </w:rPr>
  </w:style>
  <w:style w:type="paragraph" w:styleId="TOC8">
    <w:name w:val="toc 8"/>
    <w:basedOn w:val="Normal"/>
    <w:next w:val="Normal"/>
    <w:autoRedefine/>
    <w:uiPriority w:val="39"/>
    <w:rsid w:val="003917C6"/>
    <w:pPr>
      <w:ind w:left="1680"/>
    </w:pPr>
    <w:rPr>
      <w:rFonts w:ascii="Times New Roman" w:hAnsi="Times New Roman"/>
    </w:rPr>
  </w:style>
  <w:style w:type="paragraph" w:styleId="TOC9">
    <w:name w:val="toc 9"/>
    <w:basedOn w:val="Normal"/>
    <w:next w:val="Normal"/>
    <w:autoRedefine/>
    <w:uiPriority w:val="39"/>
    <w:rsid w:val="003917C6"/>
    <w:pPr>
      <w:ind w:left="1920"/>
    </w:pPr>
    <w:rPr>
      <w:rFonts w:ascii="Times New Roman" w:hAnsi="Times New Roman"/>
    </w:rPr>
  </w:style>
  <w:style w:type="paragraph" w:styleId="ListParagraph">
    <w:name w:val="List Paragraph"/>
    <w:basedOn w:val="Normal"/>
    <w:uiPriority w:val="34"/>
    <w:qFormat/>
    <w:rsid w:val="00B3311C"/>
    <w:pPr>
      <w:ind w:left="720"/>
    </w:pPr>
    <w:rPr>
      <w:rFonts w:cs="Times New Roman"/>
      <w:sz w:val="20"/>
    </w:rPr>
  </w:style>
  <w:style w:type="character" w:styleId="CommentReference">
    <w:name w:val="annotation reference"/>
    <w:basedOn w:val="DefaultParagraphFont"/>
    <w:semiHidden/>
    <w:rsid w:val="001A0951"/>
    <w:rPr>
      <w:sz w:val="16"/>
      <w:szCs w:val="16"/>
    </w:rPr>
  </w:style>
  <w:style w:type="paragraph" w:customStyle="1" w:styleId="SOP-L1">
    <w:name w:val="SOP - L1"/>
    <w:basedOn w:val="Heading1"/>
    <w:qFormat/>
    <w:rsid w:val="000F1B7C"/>
    <w:pPr>
      <w:numPr>
        <w:numId w:val="0"/>
      </w:numPr>
    </w:pPr>
  </w:style>
  <w:style w:type="paragraph" w:customStyle="1" w:styleId="SOP-L3">
    <w:name w:val="SOP - L3"/>
    <w:basedOn w:val="Heading3"/>
    <w:rsid w:val="000F1B7C"/>
    <w:pPr>
      <w:numPr>
        <w:ilvl w:val="0"/>
        <w:numId w:val="0"/>
      </w:numPr>
    </w:pPr>
    <w:rPr>
      <w:sz w:val="20"/>
    </w:rPr>
  </w:style>
  <w:style w:type="paragraph" w:customStyle="1" w:styleId="SOP-L2">
    <w:name w:val="SOP - L2"/>
    <w:basedOn w:val="Heading2"/>
    <w:rsid w:val="000F1B7C"/>
    <w:pPr>
      <w:numPr>
        <w:ilvl w:val="0"/>
        <w:numId w:val="0"/>
      </w:numPr>
    </w:pPr>
    <w:rPr>
      <w:i w:val="0"/>
      <w:sz w:val="24"/>
    </w:rPr>
  </w:style>
  <w:style w:type="paragraph" w:customStyle="1" w:styleId="SOP-Title">
    <w:name w:val="SOP - Title"/>
    <w:basedOn w:val="SOP-Text"/>
    <w:link w:val="SOP-TitleChar"/>
    <w:uiPriority w:val="1"/>
    <w:rsid w:val="00932E1A"/>
    <w:pPr>
      <w:spacing w:before="120"/>
      <w:contextualSpacing/>
    </w:pPr>
    <w:rPr>
      <w:b/>
      <w:sz w:val="36"/>
      <w:szCs w:val="32"/>
    </w:rPr>
  </w:style>
  <w:style w:type="paragraph" w:customStyle="1" w:styleId="SOP-Text">
    <w:name w:val="SOP - Text"/>
    <w:basedOn w:val="Normal"/>
    <w:link w:val="SOP-TextChar"/>
    <w:qFormat/>
    <w:rsid w:val="00EC7EB5"/>
    <w:rPr>
      <w:rFonts w:cs="Times New Roman"/>
      <w:sz w:val="20"/>
    </w:rPr>
  </w:style>
  <w:style w:type="paragraph" w:customStyle="1" w:styleId="SOP-Tables">
    <w:name w:val="SOP - Tables"/>
    <w:basedOn w:val="Normal"/>
    <w:uiPriority w:val="1"/>
    <w:rsid w:val="003917C6"/>
    <w:pPr>
      <w:tabs>
        <w:tab w:val="num" w:pos="720"/>
      </w:tabs>
      <w:spacing w:after="240"/>
      <w:ind w:left="720" w:hanging="360"/>
    </w:pPr>
    <w:rPr>
      <w:rFonts w:ascii="Times New Roman" w:hAnsi="Times New Roman" w:cs="Times New Roman"/>
      <w:b/>
      <w:bCs/>
      <w:sz w:val="22"/>
      <w:szCs w:val="22"/>
    </w:rPr>
  </w:style>
  <w:style w:type="paragraph" w:customStyle="1" w:styleId="SOP-L4">
    <w:name w:val="SOP - L4"/>
    <w:basedOn w:val="Normal"/>
    <w:rsid w:val="000F1B7C"/>
    <w:pPr>
      <w:outlineLvl w:val="3"/>
    </w:pPr>
    <w:rPr>
      <w:rFonts w:cs="Times New Roman"/>
      <w:sz w:val="20"/>
      <w:szCs w:val="20"/>
      <w:u w:val="single"/>
    </w:rPr>
  </w:style>
  <w:style w:type="paragraph" w:customStyle="1" w:styleId="SOP-TOCTitle">
    <w:name w:val="SOP - TOC Title"/>
    <w:basedOn w:val="SOP-Text"/>
    <w:link w:val="SOP-TOCTitleChar"/>
    <w:uiPriority w:val="1"/>
    <w:rsid w:val="00FB0ADA"/>
    <w:rPr>
      <w:b/>
      <w:sz w:val="28"/>
      <w:szCs w:val="28"/>
    </w:rPr>
  </w:style>
  <w:style w:type="character" w:customStyle="1" w:styleId="CommentTextChar">
    <w:name w:val="Comment Text Char"/>
    <w:basedOn w:val="DefaultParagraphFont"/>
    <w:link w:val="CommentText"/>
    <w:semiHidden/>
    <w:rsid w:val="00D635F5"/>
    <w:rPr>
      <w:rFonts w:ascii="Arial" w:hAnsi="Arial" w:cs="Arial"/>
    </w:rPr>
  </w:style>
  <w:style w:type="paragraph" w:customStyle="1" w:styleId="SOP-Bullet">
    <w:name w:val="SOP - Bullet"/>
    <w:uiPriority w:val="1"/>
    <w:qFormat/>
    <w:rsid w:val="003917C6"/>
    <w:pPr>
      <w:numPr>
        <w:numId w:val="12"/>
      </w:numPr>
    </w:pPr>
    <w:rPr>
      <w:noProof/>
      <w:sz w:val="22"/>
      <w:szCs w:val="22"/>
    </w:rPr>
  </w:style>
  <w:style w:type="character" w:customStyle="1" w:styleId="SOP-TextChar">
    <w:name w:val="SOP - Text Char"/>
    <w:basedOn w:val="DefaultParagraphFont"/>
    <w:link w:val="SOP-Text"/>
    <w:rsid w:val="00EC7EB5"/>
    <w:rPr>
      <w:rFonts w:ascii="Arial" w:hAnsi="Arial"/>
      <w:szCs w:val="24"/>
    </w:rPr>
  </w:style>
  <w:style w:type="character" w:customStyle="1" w:styleId="BalloonTextChar">
    <w:name w:val="Balloon Text Char"/>
    <w:basedOn w:val="DefaultParagraphFont"/>
    <w:link w:val="BalloonText"/>
    <w:rsid w:val="00C43D81"/>
    <w:rPr>
      <w:rFonts w:ascii="Tahoma" w:hAnsi="Tahoma" w:cs="Tahoma"/>
      <w:sz w:val="16"/>
      <w:szCs w:val="16"/>
    </w:rPr>
  </w:style>
  <w:style w:type="paragraph" w:customStyle="1" w:styleId="StyleSOP-TextArialNarrowBefore0ptAfter0pt">
    <w:name w:val="Style SOP - Text + Arial Narrow Before:  0 pt After:  0 pt"/>
    <w:basedOn w:val="SOP-Text"/>
    <w:rsid w:val="003917C6"/>
    <w:rPr>
      <w:szCs w:val="20"/>
    </w:rPr>
  </w:style>
  <w:style w:type="character" w:customStyle="1" w:styleId="SOP-TOCTitleChar">
    <w:name w:val="SOP - TOC Title Char"/>
    <w:basedOn w:val="SOP-TextChar"/>
    <w:link w:val="SOP-TOCTitle"/>
    <w:uiPriority w:val="1"/>
    <w:rsid w:val="00FB0ADA"/>
    <w:rPr>
      <w:rFonts w:ascii="Arial" w:hAnsi="Arial"/>
      <w:b/>
      <w:sz w:val="28"/>
      <w:szCs w:val="28"/>
    </w:rPr>
  </w:style>
  <w:style w:type="paragraph" w:customStyle="1" w:styleId="SOP-LiteratureCited">
    <w:name w:val="SOP -  Literature Cited"/>
    <w:basedOn w:val="Normal"/>
    <w:link w:val="SOP-LiteratureCitedCharChar"/>
    <w:qFormat/>
    <w:rsid w:val="005A034D"/>
    <w:pPr>
      <w:ind w:left="360" w:hanging="360"/>
    </w:pPr>
    <w:rPr>
      <w:rFonts w:ascii="Times New Roman" w:hAnsi="Times New Roman" w:cs="Times New Roman"/>
    </w:rPr>
  </w:style>
  <w:style w:type="character" w:customStyle="1" w:styleId="SOP-LiteratureCitedCharChar">
    <w:name w:val="SOP -  Literature Cited Char Char"/>
    <w:basedOn w:val="DefaultParagraphFont"/>
    <w:link w:val="SOP-LiteratureCited"/>
    <w:rsid w:val="005A034D"/>
    <w:rPr>
      <w:sz w:val="24"/>
      <w:szCs w:val="24"/>
      <w:lang w:val="en-US" w:eastAsia="en-US" w:bidi="ar-SA"/>
    </w:rPr>
  </w:style>
  <w:style w:type="character" w:customStyle="1" w:styleId="NormalChar">
    <w:name w:val="Normal Char"/>
    <w:basedOn w:val="DefaultParagraphFont"/>
    <w:rsid w:val="00A84ECC"/>
    <w:rPr>
      <w:rFonts w:cs="Arial"/>
      <w:sz w:val="24"/>
      <w:szCs w:val="22"/>
      <w:lang w:val="en-US" w:eastAsia="en-US" w:bidi="ar-SA"/>
    </w:rPr>
  </w:style>
  <w:style w:type="numbering" w:customStyle="1" w:styleId="BulletList">
    <w:name w:val="Bullet List"/>
    <w:rsid w:val="00A84ECC"/>
    <w:pPr>
      <w:numPr>
        <w:numId w:val="14"/>
      </w:numPr>
    </w:pPr>
  </w:style>
  <w:style w:type="paragraph" w:customStyle="1" w:styleId="BulletafterHeading3">
    <w:name w:val="Bullet (after Heading 3)"/>
    <w:basedOn w:val="Normal"/>
    <w:rsid w:val="00A84ECC"/>
    <w:pPr>
      <w:spacing w:after="120"/>
      <w:contextualSpacing/>
    </w:pPr>
    <w:rPr>
      <w:rFonts w:ascii="Times New Roman" w:hAnsi="Times New Roman"/>
    </w:rPr>
  </w:style>
  <w:style w:type="paragraph" w:customStyle="1" w:styleId="SOP-Subtitle">
    <w:name w:val="SOP - Subtitle"/>
    <w:basedOn w:val="Normal"/>
    <w:qFormat/>
    <w:rsid w:val="00ED3ADD"/>
    <w:rPr>
      <w:rFonts w:cs="Times New Roman"/>
      <w:i/>
      <w:sz w:val="32"/>
      <w:szCs w:val="36"/>
    </w:rPr>
  </w:style>
  <w:style w:type="character" w:customStyle="1" w:styleId="FooterChar">
    <w:name w:val="Footer Char"/>
    <w:basedOn w:val="DefaultParagraphFont"/>
    <w:link w:val="Footer"/>
    <w:uiPriority w:val="99"/>
    <w:rsid w:val="0045368E"/>
    <w:rPr>
      <w:rFonts w:ascii="Arial" w:hAnsi="Arial" w:cs="Arial"/>
      <w:sz w:val="24"/>
      <w:szCs w:val="24"/>
    </w:rPr>
  </w:style>
  <w:style w:type="character" w:customStyle="1" w:styleId="PlainTextChar">
    <w:name w:val="Plain Text Char"/>
    <w:aliases w:val=" Char Char Char Char, Char Char Char Char Char Char Char Char Char, Char Char Char1,Char Char Char Char1,Char Char Char Char Char1,Char Char Char1, Char Char Char Char Char Char Char Char1,Char Char Char Char Char Char"/>
    <w:basedOn w:val="DefaultParagraphFont"/>
    <w:link w:val="PlainText"/>
    <w:rsid w:val="00273947"/>
    <w:rPr>
      <w:rFonts w:ascii="Courier New" w:hAnsi="Courier New" w:cs="Courier New"/>
    </w:rPr>
  </w:style>
  <w:style w:type="table" w:styleId="TableClassic1">
    <w:name w:val="Table Classic 1"/>
    <w:basedOn w:val="TableNormal"/>
    <w:locked/>
    <w:rsid w:val="00C7103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imple1">
    <w:name w:val="Table Simple 1"/>
    <w:basedOn w:val="TableNormal"/>
    <w:locked/>
    <w:rsid w:val="00C7103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tyleSOP-Text10pt">
    <w:name w:val="Style SOP - Text + 10 pt"/>
    <w:basedOn w:val="SOP-Text"/>
    <w:rsid w:val="00ED3ADD"/>
  </w:style>
  <w:style w:type="paragraph" w:customStyle="1" w:styleId="StyleSOP-Text12pt">
    <w:name w:val="Style SOP - Text + 12 pt"/>
    <w:basedOn w:val="SOP-Text"/>
    <w:link w:val="StyleSOP-Text12ptChar"/>
    <w:rsid w:val="00ED3ADD"/>
    <w:rPr>
      <w:sz w:val="24"/>
    </w:rPr>
  </w:style>
  <w:style w:type="character" w:customStyle="1" w:styleId="SOP-Frontpagecitation">
    <w:name w:val="SOP - Front page citation"/>
    <w:basedOn w:val="DefaultParagraphFont"/>
    <w:rsid w:val="00ED3ADD"/>
    <w:rPr>
      <w:rFonts w:ascii="Times New Roman" w:hAnsi="Times New Roman"/>
      <w:sz w:val="22"/>
    </w:rPr>
  </w:style>
  <w:style w:type="paragraph" w:customStyle="1" w:styleId="SOP-Frontpagetext">
    <w:name w:val="SOP - Front page text"/>
    <w:basedOn w:val="StyleSOP-Text12pt"/>
    <w:link w:val="SOP-FrontpagetextChar"/>
    <w:qFormat/>
    <w:rsid w:val="00ED3ADD"/>
    <w:rPr>
      <w:rFonts w:ascii="Times New Roman" w:hAnsi="Times New Roman"/>
    </w:rPr>
  </w:style>
  <w:style w:type="paragraph" w:customStyle="1" w:styleId="SOP-Frontpagetitle">
    <w:name w:val="SOP - Front page title"/>
    <w:basedOn w:val="SOP-Title"/>
    <w:link w:val="SOP-FrontpagetitleChar"/>
    <w:qFormat/>
    <w:rsid w:val="00ED3ADD"/>
    <w:rPr>
      <w:rFonts w:ascii="Times New Roman" w:hAnsi="Times New Roman"/>
      <w:sz w:val="40"/>
      <w:szCs w:val="40"/>
    </w:rPr>
  </w:style>
  <w:style w:type="character" w:customStyle="1" w:styleId="StyleSOP-Text12ptChar">
    <w:name w:val="Style SOP - Text + 12 pt Char"/>
    <w:basedOn w:val="SOP-TextChar"/>
    <w:link w:val="StyleSOP-Text12pt"/>
    <w:rsid w:val="00ED3ADD"/>
    <w:rPr>
      <w:rFonts w:ascii="Arial" w:hAnsi="Arial"/>
      <w:sz w:val="24"/>
      <w:szCs w:val="24"/>
    </w:rPr>
  </w:style>
  <w:style w:type="character" w:customStyle="1" w:styleId="SOP-FrontpagetextChar">
    <w:name w:val="SOP - Front page text Char"/>
    <w:basedOn w:val="StyleSOP-Text12ptChar"/>
    <w:link w:val="SOP-Frontpagetext"/>
    <w:rsid w:val="00ED3ADD"/>
    <w:rPr>
      <w:rFonts w:ascii="Arial" w:hAnsi="Arial"/>
      <w:sz w:val="24"/>
      <w:szCs w:val="24"/>
    </w:rPr>
  </w:style>
  <w:style w:type="paragraph" w:customStyle="1" w:styleId="SOP-Frontpagealert">
    <w:name w:val="SOP - Front page alert"/>
    <w:basedOn w:val="Normal"/>
    <w:link w:val="SOP-FrontpagealertChar"/>
    <w:qFormat/>
    <w:rsid w:val="00ED3ADD"/>
    <w:pPr>
      <w:ind w:left="288"/>
      <w:jc w:val="center"/>
    </w:pPr>
    <w:rPr>
      <w:rFonts w:ascii="Times New Roman" w:hAnsi="Times New Roman" w:cs="Times New Roman"/>
      <w:b/>
      <w:color w:val="C00000"/>
    </w:rPr>
  </w:style>
  <w:style w:type="character" w:customStyle="1" w:styleId="SOP-TitleChar">
    <w:name w:val="SOP - Title Char"/>
    <w:basedOn w:val="SOP-TextChar"/>
    <w:link w:val="SOP-Title"/>
    <w:uiPriority w:val="1"/>
    <w:rsid w:val="00ED3ADD"/>
    <w:rPr>
      <w:rFonts w:ascii="Arial" w:hAnsi="Arial"/>
      <w:b/>
      <w:sz w:val="36"/>
      <w:szCs w:val="32"/>
    </w:rPr>
  </w:style>
  <w:style w:type="character" w:customStyle="1" w:styleId="SOP-FrontpagetitleChar">
    <w:name w:val="SOP - Front page title Char"/>
    <w:basedOn w:val="SOP-TitleChar"/>
    <w:link w:val="SOP-Frontpagetitle"/>
    <w:rsid w:val="00ED3ADD"/>
    <w:rPr>
      <w:rFonts w:ascii="Arial" w:hAnsi="Arial"/>
      <w:b/>
      <w:sz w:val="40"/>
      <w:szCs w:val="40"/>
    </w:rPr>
  </w:style>
  <w:style w:type="paragraph" w:customStyle="1" w:styleId="SOP-TOCChapter">
    <w:name w:val="SOP - TOC Chapter"/>
    <w:link w:val="SOP-TOCChapterChar"/>
    <w:qFormat/>
    <w:rsid w:val="00B35EED"/>
    <w:pPr>
      <w:tabs>
        <w:tab w:val="right" w:leader="dot" w:pos="8630"/>
      </w:tabs>
    </w:pPr>
    <w:rPr>
      <w:rFonts w:ascii="Arial Narrow" w:hAnsi="Arial Narrow" w:cs="Arial"/>
      <w:b/>
      <w:noProof/>
      <w:sz w:val="24"/>
      <w:szCs w:val="24"/>
    </w:rPr>
  </w:style>
  <w:style w:type="character" w:customStyle="1" w:styleId="SOP-FrontpagealertChar">
    <w:name w:val="SOP - Front page alert Char"/>
    <w:basedOn w:val="DefaultParagraphFont"/>
    <w:link w:val="SOP-Frontpagealert"/>
    <w:rsid w:val="00ED3ADD"/>
    <w:rPr>
      <w:b/>
      <w:color w:val="C00000"/>
      <w:sz w:val="24"/>
      <w:szCs w:val="24"/>
    </w:rPr>
  </w:style>
  <w:style w:type="paragraph" w:customStyle="1" w:styleId="SOP-TOCHeading">
    <w:name w:val="SOP - TOC Heading"/>
    <w:link w:val="SOP-TOCHeadingChar"/>
    <w:qFormat/>
    <w:rsid w:val="00B35EED"/>
    <w:pPr>
      <w:tabs>
        <w:tab w:val="right" w:leader="dot" w:pos="8630"/>
      </w:tabs>
      <w:ind w:left="288"/>
    </w:pPr>
    <w:rPr>
      <w:rFonts w:ascii="Arial Narrow" w:hAnsi="Arial Narrow" w:cs="Arial"/>
      <w:noProof/>
      <w:sz w:val="24"/>
      <w:szCs w:val="24"/>
    </w:rPr>
  </w:style>
  <w:style w:type="character" w:customStyle="1" w:styleId="TOC1Char">
    <w:name w:val="TOC 1 Char"/>
    <w:basedOn w:val="DefaultParagraphFont"/>
    <w:link w:val="TOC1"/>
    <w:uiPriority w:val="39"/>
    <w:rsid w:val="00C467CF"/>
    <w:rPr>
      <w:rFonts w:ascii="Arial Narrow" w:hAnsi="Arial Narrow" w:cs="Arial"/>
      <w:b/>
      <w:noProof/>
      <w:sz w:val="24"/>
      <w:szCs w:val="24"/>
    </w:rPr>
  </w:style>
  <w:style w:type="character" w:customStyle="1" w:styleId="SOP-TOCChapterChar">
    <w:name w:val="SOP - TOC Chapter Char"/>
    <w:basedOn w:val="TOC1Char"/>
    <w:link w:val="SOP-TOCChapter"/>
    <w:rsid w:val="00B35EED"/>
    <w:rPr>
      <w:rFonts w:ascii="Arial Narrow" w:hAnsi="Arial Narrow" w:cs="Arial"/>
      <w:b w:val="0"/>
      <w:noProof/>
      <w:sz w:val="24"/>
      <w:szCs w:val="24"/>
    </w:rPr>
  </w:style>
  <w:style w:type="character" w:customStyle="1" w:styleId="TOC2Char">
    <w:name w:val="TOC 2 Char"/>
    <w:basedOn w:val="DefaultParagraphFont"/>
    <w:link w:val="TOC2"/>
    <w:uiPriority w:val="39"/>
    <w:rsid w:val="00105EBB"/>
    <w:rPr>
      <w:rFonts w:ascii="Arial Narrow" w:hAnsi="Arial Narrow" w:cs="Arial"/>
      <w:b/>
      <w:noProof/>
      <w:sz w:val="24"/>
      <w:szCs w:val="24"/>
    </w:rPr>
  </w:style>
  <w:style w:type="character" w:customStyle="1" w:styleId="SOP-TOCHeadingChar">
    <w:name w:val="SOP - TOC Heading Char"/>
    <w:basedOn w:val="TOC2Char"/>
    <w:link w:val="SOP-TOCHeading"/>
    <w:rsid w:val="00B35EED"/>
    <w:rPr>
      <w:rFonts w:ascii="Arial Narrow" w:hAnsi="Arial Narrow" w:cs="Arial"/>
      <w:b/>
      <w:noProof/>
      <w:sz w:val="24"/>
      <w:szCs w:val="24"/>
    </w:rPr>
  </w:style>
  <w:style w:type="paragraph" w:customStyle="1" w:styleId="StyleSOP-LiteratureCitedFirstline0">
    <w:name w:val="Style SOP -  Literature Cited + First line:  0&quot;"/>
    <w:basedOn w:val="SOP-LiteratureCited"/>
    <w:rsid w:val="00E51C88"/>
    <w:pPr>
      <w:ind w:firstLine="0"/>
    </w:pPr>
    <w:rPr>
      <w:rFonts w:ascii="Arial" w:hAnsi="Arial"/>
      <w:sz w:val="20"/>
      <w:szCs w:val="20"/>
    </w:rPr>
  </w:style>
  <w:style w:type="paragraph" w:customStyle="1" w:styleId="SOP-TOCFullFormat">
    <w:name w:val="SOP - TOC Full Format"/>
    <w:basedOn w:val="SOP-TOCHeading"/>
    <w:link w:val="SOP-TOCFullFormatChar"/>
    <w:qFormat/>
    <w:rsid w:val="00763E4A"/>
  </w:style>
  <w:style w:type="character" w:customStyle="1" w:styleId="SOP-TOCFullFormatChar">
    <w:name w:val="SOP - TOC Full Format Char"/>
    <w:basedOn w:val="SOP-TOCHeadingChar"/>
    <w:link w:val="SOP-TOCFullFormat"/>
    <w:rsid w:val="00763E4A"/>
    <w:rPr>
      <w:rFonts w:ascii="Arial Narrow" w:hAnsi="Arial Narrow" w:cs="Arial"/>
      <w:b/>
      <w:noProof/>
      <w:sz w:val="24"/>
      <w:szCs w:val="24"/>
    </w:rPr>
  </w:style>
  <w:style w:type="paragraph" w:styleId="TOCHeading">
    <w:name w:val="TOC Heading"/>
    <w:basedOn w:val="Heading1"/>
    <w:next w:val="Normal"/>
    <w:uiPriority w:val="39"/>
    <w:semiHidden/>
    <w:unhideWhenUsed/>
    <w:qFormat/>
    <w:rsid w:val="00C467CF"/>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Revision">
    <w:name w:val="Revision"/>
    <w:hidden/>
    <w:uiPriority w:val="99"/>
    <w:semiHidden/>
    <w:rsid w:val="00E151EE"/>
    <w:rPr>
      <w:rFonts w:ascii="Arial" w:hAnsi="Arial" w:cs="Arial"/>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able of figures" w:uiPriority="99"/>
    <w:lsdException w:name="footnote reference" w:semiHidden="1"/>
    <w:lsdException w:name="line number" w:semiHidden="1"/>
    <w:lsdException w:name="endnote reference" w:semiHidden="1"/>
    <w:lsdException w:name="Title" w:qFormat="1"/>
    <w:lsdException w:name="Subtitle" w:qFormat="1"/>
    <w:lsdException w:name="Hyperlink" w:uiPriority="99"/>
    <w:lsdException w:name="Strong" w:qFormat="1"/>
    <w:lsdException w:name="Emphasis" w:qFormat="1"/>
    <w:lsdException w:name="Normal (Web)" w:uiPriority="99"/>
    <w:lsdException w:name="HTML Acronym"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lsdException w:name="HTML Variable" w:semiHidden="1"/>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locked="1"/>
    <w:lsdException w:name="Table Theme"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46714"/>
    <w:rPr>
      <w:rFonts w:ascii="Arial" w:hAnsi="Arial" w:cs="Arial"/>
      <w:sz w:val="24"/>
      <w:szCs w:val="24"/>
    </w:rPr>
  </w:style>
  <w:style w:type="paragraph" w:styleId="Heading1">
    <w:name w:val="heading 1"/>
    <w:basedOn w:val="Normal"/>
    <w:next w:val="Normal"/>
    <w:qFormat/>
    <w:rsid w:val="00C43D81"/>
    <w:pPr>
      <w:keepNext/>
      <w:numPr>
        <w:numId w:val="11"/>
      </w:numPr>
      <w:spacing w:before="240" w:after="60"/>
      <w:outlineLvl w:val="0"/>
    </w:pPr>
    <w:rPr>
      <w:b/>
      <w:bCs/>
      <w:kern w:val="32"/>
      <w:sz w:val="32"/>
      <w:szCs w:val="32"/>
    </w:rPr>
  </w:style>
  <w:style w:type="paragraph" w:styleId="Heading2">
    <w:name w:val="heading 2"/>
    <w:basedOn w:val="Normal"/>
    <w:next w:val="Normal"/>
    <w:qFormat/>
    <w:rsid w:val="00C43D81"/>
    <w:pPr>
      <w:keepNext/>
      <w:numPr>
        <w:ilvl w:val="1"/>
        <w:numId w:val="11"/>
      </w:numPr>
      <w:spacing w:before="240" w:after="60"/>
      <w:outlineLvl w:val="1"/>
    </w:pPr>
    <w:rPr>
      <w:b/>
      <w:bCs/>
      <w:i/>
      <w:iCs/>
      <w:sz w:val="28"/>
      <w:szCs w:val="28"/>
    </w:rPr>
  </w:style>
  <w:style w:type="paragraph" w:styleId="Heading3">
    <w:name w:val="heading 3"/>
    <w:basedOn w:val="Normal"/>
    <w:next w:val="Normal"/>
    <w:qFormat/>
    <w:rsid w:val="00C43D81"/>
    <w:pPr>
      <w:keepNext/>
      <w:numPr>
        <w:ilvl w:val="2"/>
        <w:numId w:val="11"/>
      </w:numPr>
      <w:spacing w:before="240" w:after="60"/>
      <w:outlineLvl w:val="2"/>
    </w:pPr>
    <w:rPr>
      <w:b/>
      <w:bCs/>
      <w:sz w:val="26"/>
      <w:szCs w:val="26"/>
    </w:rPr>
  </w:style>
  <w:style w:type="paragraph" w:styleId="Heading4">
    <w:name w:val="heading 4"/>
    <w:basedOn w:val="Normal"/>
    <w:next w:val="Normal"/>
    <w:qFormat/>
    <w:rsid w:val="00C43D81"/>
    <w:pPr>
      <w:keepNext/>
      <w:numPr>
        <w:ilvl w:val="3"/>
        <w:numId w:val="11"/>
      </w:numPr>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C43D81"/>
    <w:pPr>
      <w:numPr>
        <w:ilvl w:val="4"/>
        <w:numId w:val="11"/>
      </w:numPr>
      <w:spacing w:before="240" w:after="60"/>
      <w:outlineLvl w:val="4"/>
    </w:pPr>
    <w:rPr>
      <w:b/>
      <w:bCs/>
      <w:i/>
      <w:iCs/>
      <w:sz w:val="26"/>
      <w:szCs w:val="26"/>
    </w:rPr>
  </w:style>
  <w:style w:type="paragraph" w:styleId="Heading6">
    <w:name w:val="heading 6"/>
    <w:basedOn w:val="Normal"/>
    <w:next w:val="Normal"/>
    <w:qFormat/>
    <w:rsid w:val="00C43D81"/>
    <w:pPr>
      <w:numPr>
        <w:ilvl w:val="5"/>
        <w:numId w:val="11"/>
      </w:num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C43D81"/>
    <w:pPr>
      <w:numPr>
        <w:ilvl w:val="6"/>
        <w:numId w:val="11"/>
      </w:numPr>
      <w:spacing w:before="240" w:after="60"/>
      <w:outlineLvl w:val="6"/>
    </w:pPr>
    <w:rPr>
      <w:rFonts w:ascii="Times New Roman" w:hAnsi="Times New Roman" w:cs="Times New Roman"/>
    </w:rPr>
  </w:style>
  <w:style w:type="paragraph" w:styleId="Heading8">
    <w:name w:val="heading 8"/>
    <w:basedOn w:val="Normal"/>
    <w:next w:val="Normal"/>
    <w:qFormat/>
    <w:rsid w:val="00C43D81"/>
    <w:pPr>
      <w:numPr>
        <w:ilvl w:val="7"/>
        <w:numId w:val="11"/>
      </w:numPr>
      <w:spacing w:before="240" w:after="60"/>
      <w:outlineLvl w:val="7"/>
    </w:pPr>
    <w:rPr>
      <w:rFonts w:ascii="Times New Roman" w:hAnsi="Times New Roman" w:cs="Times New Roman"/>
      <w:i/>
      <w:iCs/>
    </w:rPr>
  </w:style>
  <w:style w:type="paragraph" w:styleId="Heading9">
    <w:name w:val="heading 9"/>
    <w:basedOn w:val="Normal"/>
    <w:next w:val="Normal"/>
    <w:qFormat/>
    <w:rsid w:val="00C43D81"/>
    <w:pPr>
      <w:numPr>
        <w:ilvl w:val="8"/>
        <w:numId w:val="1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6B03F8"/>
    <w:pPr>
      <w:tabs>
        <w:tab w:val="center" w:pos="4320"/>
        <w:tab w:val="right" w:pos="8640"/>
      </w:tabs>
    </w:pPr>
  </w:style>
  <w:style w:type="paragraph" w:styleId="Footer">
    <w:name w:val="footer"/>
    <w:basedOn w:val="Normal"/>
    <w:link w:val="FooterChar"/>
    <w:uiPriority w:val="99"/>
    <w:rsid w:val="006B03F8"/>
    <w:pPr>
      <w:tabs>
        <w:tab w:val="center" w:pos="4320"/>
        <w:tab w:val="right" w:pos="8640"/>
      </w:tabs>
    </w:pPr>
  </w:style>
  <w:style w:type="character" w:styleId="PageNumber">
    <w:name w:val="page number"/>
    <w:basedOn w:val="DefaultParagraphFont"/>
    <w:semiHidden/>
    <w:rsid w:val="00366688"/>
  </w:style>
  <w:style w:type="table" w:styleId="TableGrid">
    <w:name w:val="Table Grid"/>
    <w:basedOn w:val="TableNormal"/>
    <w:locked/>
    <w:rsid w:val="00AD66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2"/>
    <w:semiHidden/>
    <w:rsid w:val="00270A2C"/>
    <w:rPr>
      <w:i w:val="0"/>
    </w:rPr>
  </w:style>
  <w:style w:type="paragraph" w:customStyle="1" w:styleId="Style2">
    <w:name w:val="Style2"/>
    <w:basedOn w:val="Heading2"/>
    <w:autoRedefine/>
    <w:semiHidden/>
    <w:rsid w:val="00270A2C"/>
    <w:rPr>
      <w:i w:val="0"/>
    </w:rPr>
  </w:style>
  <w:style w:type="character" w:styleId="Hyperlink">
    <w:name w:val="Hyperlink"/>
    <w:basedOn w:val="DefaultParagraphFont"/>
    <w:uiPriority w:val="99"/>
    <w:rsid w:val="00D55406"/>
    <w:rPr>
      <w:color w:val="0000FF"/>
      <w:u w:val="single"/>
    </w:rPr>
  </w:style>
  <w:style w:type="paragraph" w:styleId="TOC2">
    <w:name w:val="toc 2"/>
    <w:basedOn w:val="SOP-TOCHeading"/>
    <w:next w:val="Normal"/>
    <w:link w:val="TOC2Char"/>
    <w:autoRedefine/>
    <w:uiPriority w:val="39"/>
    <w:qFormat/>
    <w:rsid w:val="00105EBB"/>
    <w:pPr>
      <w:ind w:left="240"/>
    </w:pPr>
    <w:rPr>
      <w:b/>
    </w:rPr>
  </w:style>
  <w:style w:type="paragraph" w:styleId="TOC3">
    <w:name w:val="toc 3"/>
    <w:basedOn w:val="SOP-TOCHeading"/>
    <w:next w:val="Normal"/>
    <w:autoRedefine/>
    <w:uiPriority w:val="39"/>
    <w:qFormat/>
    <w:rsid w:val="00105EBB"/>
    <w:pPr>
      <w:tabs>
        <w:tab w:val="right" w:leader="dot" w:pos="9350"/>
      </w:tabs>
      <w:ind w:left="480"/>
    </w:pPr>
    <w:rPr>
      <w:sz w:val="22"/>
    </w:rPr>
  </w:style>
  <w:style w:type="paragraph" w:customStyle="1" w:styleId="Default">
    <w:name w:val="Default"/>
    <w:rsid w:val="000B288F"/>
    <w:pPr>
      <w:widowControl w:val="0"/>
      <w:autoSpaceDE w:val="0"/>
      <w:autoSpaceDN w:val="0"/>
      <w:adjustRightInd w:val="0"/>
    </w:pPr>
    <w:rPr>
      <w:rFonts w:ascii="Arial" w:hAnsi="Arial" w:cs="Arial"/>
      <w:color w:val="000000"/>
      <w:sz w:val="24"/>
      <w:szCs w:val="24"/>
    </w:rPr>
  </w:style>
  <w:style w:type="character" w:styleId="FollowedHyperlink">
    <w:name w:val="FollowedHyperlink"/>
    <w:basedOn w:val="DefaultParagraphFont"/>
    <w:semiHidden/>
    <w:rsid w:val="00ED1EB3"/>
    <w:rPr>
      <w:color w:val="800080"/>
      <w:u w:val="single"/>
    </w:rPr>
  </w:style>
  <w:style w:type="paragraph" w:styleId="BalloonText">
    <w:name w:val="Balloon Text"/>
    <w:basedOn w:val="Normal"/>
    <w:link w:val="BalloonTextChar"/>
    <w:rsid w:val="00C43D81"/>
    <w:rPr>
      <w:rFonts w:ascii="Tahoma" w:hAnsi="Tahoma" w:cs="Tahoma"/>
      <w:sz w:val="16"/>
      <w:szCs w:val="16"/>
    </w:rPr>
  </w:style>
  <w:style w:type="paragraph" w:styleId="BlockText">
    <w:name w:val="Block Text"/>
    <w:basedOn w:val="Normal"/>
    <w:semiHidden/>
    <w:rsid w:val="001C3419"/>
    <w:pPr>
      <w:spacing w:after="120"/>
      <w:ind w:left="1440" w:right="1440"/>
    </w:pPr>
  </w:style>
  <w:style w:type="paragraph" w:styleId="BodyText">
    <w:name w:val="Body Text"/>
    <w:basedOn w:val="Normal"/>
    <w:semiHidden/>
    <w:rsid w:val="001C3419"/>
    <w:pPr>
      <w:spacing w:after="120"/>
    </w:pPr>
  </w:style>
  <w:style w:type="paragraph" w:styleId="BodyText2">
    <w:name w:val="Body Text 2"/>
    <w:basedOn w:val="Normal"/>
    <w:semiHidden/>
    <w:rsid w:val="001C3419"/>
    <w:pPr>
      <w:spacing w:after="120" w:line="480" w:lineRule="auto"/>
    </w:pPr>
  </w:style>
  <w:style w:type="paragraph" w:styleId="BodyText3">
    <w:name w:val="Body Text 3"/>
    <w:basedOn w:val="Normal"/>
    <w:semiHidden/>
    <w:rsid w:val="001C3419"/>
    <w:pPr>
      <w:spacing w:after="120"/>
    </w:pPr>
    <w:rPr>
      <w:sz w:val="16"/>
      <w:szCs w:val="16"/>
    </w:rPr>
  </w:style>
  <w:style w:type="paragraph" w:styleId="BodyTextFirstIndent">
    <w:name w:val="Body Text First Indent"/>
    <w:basedOn w:val="BodyText"/>
    <w:semiHidden/>
    <w:rsid w:val="001C3419"/>
    <w:pPr>
      <w:ind w:firstLine="210"/>
    </w:pPr>
  </w:style>
  <w:style w:type="paragraph" w:styleId="BodyTextIndent">
    <w:name w:val="Body Text Indent"/>
    <w:basedOn w:val="Normal"/>
    <w:semiHidden/>
    <w:rsid w:val="001C3419"/>
    <w:pPr>
      <w:spacing w:after="120"/>
      <w:ind w:left="360"/>
    </w:pPr>
  </w:style>
  <w:style w:type="paragraph" w:styleId="BodyTextFirstIndent2">
    <w:name w:val="Body Text First Indent 2"/>
    <w:basedOn w:val="BodyTextIndent"/>
    <w:semiHidden/>
    <w:rsid w:val="001C3419"/>
    <w:pPr>
      <w:ind w:firstLine="210"/>
    </w:pPr>
  </w:style>
  <w:style w:type="paragraph" w:styleId="BodyTextIndent2">
    <w:name w:val="Body Text Indent 2"/>
    <w:basedOn w:val="Normal"/>
    <w:semiHidden/>
    <w:rsid w:val="001C3419"/>
    <w:pPr>
      <w:spacing w:after="120" w:line="480" w:lineRule="auto"/>
      <w:ind w:left="360"/>
    </w:pPr>
  </w:style>
  <w:style w:type="paragraph" w:styleId="BodyTextIndent3">
    <w:name w:val="Body Text Indent 3"/>
    <w:basedOn w:val="Normal"/>
    <w:semiHidden/>
    <w:rsid w:val="001C3419"/>
    <w:pPr>
      <w:spacing w:after="120"/>
      <w:ind w:left="360"/>
    </w:pPr>
    <w:rPr>
      <w:sz w:val="16"/>
      <w:szCs w:val="16"/>
    </w:rPr>
  </w:style>
  <w:style w:type="paragraph" w:styleId="Caption">
    <w:name w:val="caption"/>
    <w:basedOn w:val="Normal"/>
    <w:next w:val="Normal"/>
    <w:qFormat/>
    <w:rsid w:val="001C3419"/>
    <w:rPr>
      <w:b/>
      <w:bCs/>
      <w:sz w:val="20"/>
      <w:szCs w:val="20"/>
    </w:rPr>
  </w:style>
  <w:style w:type="paragraph" w:styleId="Closing">
    <w:name w:val="Closing"/>
    <w:basedOn w:val="Normal"/>
    <w:semiHidden/>
    <w:rsid w:val="001C3419"/>
    <w:pPr>
      <w:ind w:left="4320"/>
    </w:pPr>
  </w:style>
  <w:style w:type="paragraph" w:styleId="CommentText">
    <w:name w:val="annotation text"/>
    <w:basedOn w:val="Normal"/>
    <w:link w:val="CommentTextChar"/>
    <w:semiHidden/>
    <w:rsid w:val="001C3419"/>
    <w:rPr>
      <w:sz w:val="20"/>
      <w:szCs w:val="20"/>
    </w:rPr>
  </w:style>
  <w:style w:type="paragraph" w:styleId="CommentSubject">
    <w:name w:val="annotation subject"/>
    <w:basedOn w:val="CommentText"/>
    <w:next w:val="CommentText"/>
    <w:semiHidden/>
    <w:rsid w:val="001C3419"/>
    <w:rPr>
      <w:b/>
      <w:bCs/>
    </w:rPr>
  </w:style>
  <w:style w:type="paragraph" w:styleId="Date">
    <w:name w:val="Date"/>
    <w:basedOn w:val="Normal"/>
    <w:next w:val="Normal"/>
    <w:semiHidden/>
    <w:rsid w:val="001C3419"/>
  </w:style>
  <w:style w:type="paragraph" w:styleId="DocumentMap">
    <w:name w:val="Document Map"/>
    <w:basedOn w:val="Normal"/>
    <w:semiHidden/>
    <w:rsid w:val="001C3419"/>
    <w:pPr>
      <w:shd w:val="clear" w:color="auto" w:fill="000080"/>
    </w:pPr>
    <w:rPr>
      <w:rFonts w:ascii="Tahoma" w:hAnsi="Tahoma" w:cs="Tahoma"/>
      <w:sz w:val="20"/>
      <w:szCs w:val="20"/>
    </w:rPr>
  </w:style>
  <w:style w:type="paragraph" w:styleId="E-mailSignature">
    <w:name w:val="E-mail Signature"/>
    <w:basedOn w:val="Normal"/>
    <w:semiHidden/>
    <w:rsid w:val="001C3419"/>
  </w:style>
  <w:style w:type="paragraph" w:styleId="EndnoteText">
    <w:name w:val="endnote text"/>
    <w:basedOn w:val="Normal"/>
    <w:semiHidden/>
    <w:rsid w:val="001C3419"/>
    <w:rPr>
      <w:sz w:val="20"/>
      <w:szCs w:val="20"/>
    </w:rPr>
  </w:style>
  <w:style w:type="paragraph" w:styleId="EnvelopeAddress">
    <w:name w:val="envelope address"/>
    <w:basedOn w:val="Normal"/>
    <w:semiHidden/>
    <w:rsid w:val="001C3419"/>
    <w:pPr>
      <w:framePr w:w="7920" w:h="1980" w:hRule="exact" w:hSpace="180" w:wrap="auto" w:hAnchor="page" w:xAlign="center" w:yAlign="bottom"/>
      <w:ind w:left="2880"/>
    </w:pPr>
  </w:style>
  <w:style w:type="paragraph" w:styleId="EnvelopeReturn">
    <w:name w:val="envelope return"/>
    <w:basedOn w:val="Normal"/>
    <w:semiHidden/>
    <w:rsid w:val="001C3419"/>
    <w:rPr>
      <w:sz w:val="20"/>
      <w:szCs w:val="20"/>
    </w:rPr>
  </w:style>
  <w:style w:type="paragraph" w:styleId="FootnoteText">
    <w:name w:val="footnote text"/>
    <w:basedOn w:val="Normal"/>
    <w:semiHidden/>
    <w:rsid w:val="001C3419"/>
    <w:rPr>
      <w:sz w:val="20"/>
      <w:szCs w:val="20"/>
    </w:rPr>
  </w:style>
  <w:style w:type="paragraph" w:styleId="HTMLAddress">
    <w:name w:val="HTML Address"/>
    <w:basedOn w:val="Normal"/>
    <w:semiHidden/>
    <w:rsid w:val="001C3419"/>
    <w:rPr>
      <w:i/>
      <w:iCs/>
    </w:rPr>
  </w:style>
  <w:style w:type="paragraph" w:styleId="HTMLPreformatted">
    <w:name w:val="HTML Preformatted"/>
    <w:basedOn w:val="Normal"/>
    <w:semiHidden/>
    <w:rsid w:val="001C3419"/>
    <w:rPr>
      <w:rFonts w:ascii="Courier New" w:hAnsi="Courier New" w:cs="Courier New"/>
      <w:sz w:val="20"/>
      <w:szCs w:val="20"/>
    </w:rPr>
  </w:style>
  <w:style w:type="paragraph" w:styleId="Index1">
    <w:name w:val="index 1"/>
    <w:basedOn w:val="Normal"/>
    <w:next w:val="Normal"/>
    <w:autoRedefine/>
    <w:semiHidden/>
    <w:rsid w:val="001C3419"/>
    <w:pPr>
      <w:ind w:left="240" w:hanging="240"/>
    </w:pPr>
  </w:style>
  <w:style w:type="paragraph" w:styleId="Index2">
    <w:name w:val="index 2"/>
    <w:basedOn w:val="Normal"/>
    <w:next w:val="Normal"/>
    <w:autoRedefine/>
    <w:semiHidden/>
    <w:rsid w:val="001C3419"/>
    <w:pPr>
      <w:ind w:left="480" w:hanging="240"/>
    </w:pPr>
  </w:style>
  <w:style w:type="paragraph" w:styleId="Index3">
    <w:name w:val="index 3"/>
    <w:basedOn w:val="Normal"/>
    <w:next w:val="Normal"/>
    <w:autoRedefine/>
    <w:semiHidden/>
    <w:rsid w:val="001C3419"/>
    <w:pPr>
      <w:ind w:left="720" w:hanging="240"/>
    </w:pPr>
  </w:style>
  <w:style w:type="paragraph" w:styleId="Index4">
    <w:name w:val="index 4"/>
    <w:basedOn w:val="Normal"/>
    <w:next w:val="Normal"/>
    <w:autoRedefine/>
    <w:semiHidden/>
    <w:rsid w:val="001C3419"/>
    <w:pPr>
      <w:ind w:left="960" w:hanging="240"/>
    </w:pPr>
  </w:style>
  <w:style w:type="paragraph" w:styleId="Index5">
    <w:name w:val="index 5"/>
    <w:basedOn w:val="Normal"/>
    <w:next w:val="Normal"/>
    <w:autoRedefine/>
    <w:semiHidden/>
    <w:rsid w:val="001C3419"/>
    <w:pPr>
      <w:ind w:left="1200" w:hanging="240"/>
    </w:pPr>
  </w:style>
  <w:style w:type="paragraph" w:styleId="Index6">
    <w:name w:val="index 6"/>
    <w:basedOn w:val="Normal"/>
    <w:next w:val="Normal"/>
    <w:autoRedefine/>
    <w:semiHidden/>
    <w:rsid w:val="001C3419"/>
    <w:pPr>
      <w:ind w:left="1440" w:hanging="240"/>
    </w:pPr>
  </w:style>
  <w:style w:type="paragraph" w:styleId="Index7">
    <w:name w:val="index 7"/>
    <w:basedOn w:val="Normal"/>
    <w:next w:val="Normal"/>
    <w:autoRedefine/>
    <w:semiHidden/>
    <w:rsid w:val="001C3419"/>
    <w:pPr>
      <w:ind w:left="1680" w:hanging="240"/>
    </w:pPr>
  </w:style>
  <w:style w:type="paragraph" w:styleId="Index8">
    <w:name w:val="index 8"/>
    <w:basedOn w:val="Normal"/>
    <w:next w:val="Normal"/>
    <w:autoRedefine/>
    <w:semiHidden/>
    <w:rsid w:val="001C3419"/>
    <w:pPr>
      <w:ind w:left="1920" w:hanging="240"/>
    </w:pPr>
  </w:style>
  <w:style w:type="paragraph" w:styleId="Index9">
    <w:name w:val="index 9"/>
    <w:basedOn w:val="Normal"/>
    <w:next w:val="Normal"/>
    <w:autoRedefine/>
    <w:semiHidden/>
    <w:rsid w:val="001C3419"/>
    <w:pPr>
      <w:ind w:left="2160" w:hanging="240"/>
    </w:pPr>
  </w:style>
  <w:style w:type="paragraph" w:styleId="IndexHeading">
    <w:name w:val="index heading"/>
    <w:basedOn w:val="Normal"/>
    <w:next w:val="Index1"/>
    <w:semiHidden/>
    <w:rsid w:val="001C3419"/>
    <w:rPr>
      <w:b/>
      <w:bCs/>
    </w:rPr>
  </w:style>
  <w:style w:type="paragraph" w:styleId="List">
    <w:name w:val="List"/>
    <w:basedOn w:val="Normal"/>
    <w:semiHidden/>
    <w:rsid w:val="001C3419"/>
    <w:pPr>
      <w:ind w:left="360" w:hanging="360"/>
    </w:pPr>
  </w:style>
  <w:style w:type="paragraph" w:styleId="List2">
    <w:name w:val="List 2"/>
    <w:basedOn w:val="Normal"/>
    <w:semiHidden/>
    <w:rsid w:val="001C3419"/>
    <w:pPr>
      <w:ind w:left="720" w:hanging="360"/>
    </w:pPr>
  </w:style>
  <w:style w:type="paragraph" w:styleId="List3">
    <w:name w:val="List 3"/>
    <w:basedOn w:val="Normal"/>
    <w:semiHidden/>
    <w:rsid w:val="001C3419"/>
    <w:pPr>
      <w:ind w:left="1080" w:hanging="360"/>
    </w:pPr>
  </w:style>
  <w:style w:type="paragraph" w:styleId="List4">
    <w:name w:val="List 4"/>
    <w:basedOn w:val="Normal"/>
    <w:semiHidden/>
    <w:rsid w:val="001C3419"/>
    <w:pPr>
      <w:ind w:left="1440" w:hanging="360"/>
    </w:pPr>
  </w:style>
  <w:style w:type="paragraph" w:styleId="List5">
    <w:name w:val="List 5"/>
    <w:basedOn w:val="Normal"/>
    <w:semiHidden/>
    <w:rsid w:val="001C3419"/>
    <w:pPr>
      <w:ind w:left="1800" w:hanging="360"/>
    </w:pPr>
  </w:style>
  <w:style w:type="paragraph" w:styleId="ListBullet">
    <w:name w:val="List Bullet"/>
    <w:basedOn w:val="Normal"/>
    <w:semiHidden/>
    <w:rsid w:val="001C3419"/>
    <w:pPr>
      <w:numPr>
        <w:numId w:val="1"/>
      </w:numPr>
    </w:pPr>
  </w:style>
  <w:style w:type="paragraph" w:styleId="ListBullet2">
    <w:name w:val="List Bullet 2"/>
    <w:basedOn w:val="Normal"/>
    <w:semiHidden/>
    <w:rsid w:val="001C3419"/>
    <w:pPr>
      <w:numPr>
        <w:numId w:val="2"/>
      </w:numPr>
    </w:pPr>
  </w:style>
  <w:style w:type="paragraph" w:styleId="ListBullet3">
    <w:name w:val="List Bullet 3"/>
    <w:basedOn w:val="Normal"/>
    <w:semiHidden/>
    <w:rsid w:val="001C3419"/>
    <w:pPr>
      <w:numPr>
        <w:numId w:val="3"/>
      </w:numPr>
    </w:pPr>
  </w:style>
  <w:style w:type="paragraph" w:styleId="ListBullet4">
    <w:name w:val="List Bullet 4"/>
    <w:basedOn w:val="Normal"/>
    <w:semiHidden/>
    <w:rsid w:val="001C3419"/>
    <w:pPr>
      <w:numPr>
        <w:numId w:val="4"/>
      </w:numPr>
    </w:pPr>
  </w:style>
  <w:style w:type="paragraph" w:styleId="ListBullet5">
    <w:name w:val="List Bullet 5"/>
    <w:basedOn w:val="Normal"/>
    <w:semiHidden/>
    <w:rsid w:val="001C3419"/>
    <w:pPr>
      <w:numPr>
        <w:numId w:val="5"/>
      </w:numPr>
    </w:pPr>
  </w:style>
  <w:style w:type="paragraph" w:styleId="ListContinue">
    <w:name w:val="List Continue"/>
    <w:basedOn w:val="Normal"/>
    <w:semiHidden/>
    <w:rsid w:val="001C3419"/>
    <w:pPr>
      <w:spacing w:after="120"/>
      <w:ind w:left="360"/>
    </w:pPr>
  </w:style>
  <w:style w:type="paragraph" w:styleId="ListContinue2">
    <w:name w:val="List Continue 2"/>
    <w:basedOn w:val="Normal"/>
    <w:semiHidden/>
    <w:rsid w:val="001C3419"/>
    <w:pPr>
      <w:spacing w:after="120"/>
      <w:ind w:left="720"/>
    </w:pPr>
  </w:style>
  <w:style w:type="paragraph" w:styleId="ListContinue3">
    <w:name w:val="List Continue 3"/>
    <w:basedOn w:val="Normal"/>
    <w:semiHidden/>
    <w:rsid w:val="001C3419"/>
    <w:pPr>
      <w:spacing w:after="120"/>
      <w:ind w:left="1080"/>
    </w:pPr>
  </w:style>
  <w:style w:type="paragraph" w:styleId="ListContinue4">
    <w:name w:val="List Continue 4"/>
    <w:basedOn w:val="Normal"/>
    <w:semiHidden/>
    <w:rsid w:val="001C3419"/>
    <w:pPr>
      <w:spacing w:after="120"/>
      <w:ind w:left="1440"/>
    </w:pPr>
  </w:style>
  <w:style w:type="paragraph" w:styleId="ListContinue5">
    <w:name w:val="List Continue 5"/>
    <w:basedOn w:val="Normal"/>
    <w:semiHidden/>
    <w:rsid w:val="001C3419"/>
    <w:pPr>
      <w:spacing w:after="120"/>
      <w:ind w:left="1800"/>
    </w:pPr>
  </w:style>
  <w:style w:type="paragraph" w:styleId="ListNumber">
    <w:name w:val="List Number"/>
    <w:basedOn w:val="Normal"/>
    <w:semiHidden/>
    <w:rsid w:val="001C3419"/>
    <w:pPr>
      <w:numPr>
        <w:numId w:val="6"/>
      </w:numPr>
    </w:pPr>
  </w:style>
  <w:style w:type="paragraph" w:styleId="ListNumber2">
    <w:name w:val="List Number 2"/>
    <w:basedOn w:val="Normal"/>
    <w:semiHidden/>
    <w:rsid w:val="001C3419"/>
    <w:pPr>
      <w:numPr>
        <w:numId w:val="7"/>
      </w:numPr>
    </w:pPr>
  </w:style>
  <w:style w:type="paragraph" w:styleId="ListNumber3">
    <w:name w:val="List Number 3"/>
    <w:basedOn w:val="Normal"/>
    <w:semiHidden/>
    <w:rsid w:val="001C3419"/>
    <w:pPr>
      <w:numPr>
        <w:numId w:val="8"/>
      </w:numPr>
    </w:pPr>
  </w:style>
  <w:style w:type="paragraph" w:styleId="ListNumber4">
    <w:name w:val="List Number 4"/>
    <w:basedOn w:val="Normal"/>
    <w:semiHidden/>
    <w:rsid w:val="001C3419"/>
    <w:pPr>
      <w:numPr>
        <w:numId w:val="9"/>
      </w:numPr>
    </w:pPr>
  </w:style>
  <w:style w:type="paragraph" w:styleId="ListNumber5">
    <w:name w:val="List Number 5"/>
    <w:basedOn w:val="Normal"/>
    <w:semiHidden/>
    <w:rsid w:val="001C3419"/>
    <w:pPr>
      <w:numPr>
        <w:numId w:val="10"/>
      </w:numPr>
    </w:pPr>
  </w:style>
  <w:style w:type="paragraph" w:customStyle="1" w:styleId="SOP-Figure">
    <w:name w:val="SOP - Figure"/>
    <w:uiPriority w:val="1"/>
    <w:qFormat/>
    <w:rsid w:val="007837EC"/>
    <w:pPr>
      <w:numPr>
        <w:numId w:val="13"/>
      </w:numPr>
    </w:pPr>
    <w:rPr>
      <w:rFonts w:cs="Arial"/>
      <w:b/>
      <w:sz w:val="22"/>
      <w:szCs w:val="22"/>
    </w:rPr>
  </w:style>
  <w:style w:type="paragraph" w:styleId="MessageHeader">
    <w:name w:val="Message Header"/>
    <w:basedOn w:val="Normal"/>
    <w:semiHidden/>
    <w:rsid w:val="001C3419"/>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Web">
    <w:name w:val="Normal (Web)"/>
    <w:basedOn w:val="Normal"/>
    <w:uiPriority w:val="99"/>
    <w:semiHidden/>
    <w:rsid w:val="001C3419"/>
    <w:rPr>
      <w:rFonts w:ascii="Times New Roman" w:hAnsi="Times New Roman" w:cs="Times New Roman"/>
    </w:rPr>
  </w:style>
  <w:style w:type="paragraph" w:styleId="NormalIndent">
    <w:name w:val="Normal Indent"/>
    <w:basedOn w:val="Normal"/>
    <w:semiHidden/>
    <w:rsid w:val="001C3419"/>
    <w:pPr>
      <w:ind w:left="720"/>
    </w:pPr>
  </w:style>
  <w:style w:type="paragraph" w:styleId="NoteHeading">
    <w:name w:val="Note Heading"/>
    <w:basedOn w:val="Normal"/>
    <w:next w:val="Normal"/>
    <w:semiHidden/>
    <w:rsid w:val="001C3419"/>
  </w:style>
  <w:style w:type="paragraph" w:styleId="PlainText">
    <w:name w:val="Plain Text"/>
    <w:aliases w:val=" Char Char Char, Char Char Char Char Char Char Char Char, Char Char,Char Char Char,Char Char Char Char,Char Char, Char Char Char Char Char Char Char,Char Char Char Char Char, Char Char Char Char Char Char Cha"/>
    <w:basedOn w:val="Normal"/>
    <w:link w:val="PlainTextChar"/>
    <w:rsid w:val="001C3419"/>
    <w:rPr>
      <w:rFonts w:ascii="Courier New" w:hAnsi="Courier New" w:cs="Courier New"/>
      <w:sz w:val="20"/>
      <w:szCs w:val="20"/>
    </w:rPr>
  </w:style>
  <w:style w:type="paragraph" w:styleId="Salutation">
    <w:name w:val="Salutation"/>
    <w:basedOn w:val="Normal"/>
    <w:next w:val="Normal"/>
    <w:semiHidden/>
    <w:rsid w:val="001C3419"/>
  </w:style>
  <w:style w:type="paragraph" w:styleId="Signature">
    <w:name w:val="Signature"/>
    <w:basedOn w:val="Normal"/>
    <w:semiHidden/>
    <w:rsid w:val="001C3419"/>
    <w:pPr>
      <w:ind w:left="4320"/>
    </w:pPr>
  </w:style>
  <w:style w:type="paragraph" w:styleId="Subtitle">
    <w:name w:val="Subtitle"/>
    <w:basedOn w:val="Normal"/>
    <w:qFormat/>
    <w:rsid w:val="003917C6"/>
    <w:pPr>
      <w:spacing w:after="60"/>
      <w:jc w:val="center"/>
      <w:outlineLvl w:val="1"/>
    </w:pPr>
    <w:rPr>
      <w:rFonts w:ascii="Times New Roman" w:hAnsi="Times New Roman"/>
    </w:rPr>
  </w:style>
  <w:style w:type="paragraph" w:styleId="TableofAuthorities">
    <w:name w:val="table of authorities"/>
    <w:basedOn w:val="Normal"/>
    <w:next w:val="Normal"/>
    <w:semiHidden/>
    <w:rsid w:val="001C3419"/>
    <w:pPr>
      <w:ind w:left="240" w:hanging="240"/>
    </w:pPr>
  </w:style>
  <w:style w:type="paragraph" w:styleId="TableofFigures">
    <w:name w:val="table of figures"/>
    <w:basedOn w:val="Normal"/>
    <w:next w:val="Normal"/>
    <w:uiPriority w:val="99"/>
    <w:rsid w:val="000802F3"/>
    <w:rPr>
      <w:rFonts w:ascii="Times New Roman" w:hAnsi="Times New Roman"/>
    </w:rPr>
  </w:style>
  <w:style w:type="paragraph" w:styleId="Title">
    <w:name w:val="Title"/>
    <w:basedOn w:val="Normal"/>
    <w:qFormat/>
    <w:rsid w:val="001C3419"/>
    <w:pPr>
      <w:spacing w:before="240" w:after="60"/>
      <w:jc w:val="center"/>
      <w:outlineLvl w:val="0"/>
    </w:pPr>
    <w:rPr>
      <w:b/>
      <w:bCs/>
      <w:kern w:val="28"/>
      <w:sz w:val="32"/>
      <w:szCs w:val="32"/>
    </w:rPr>
  </w:style>
  <w:style w:type="paragraph" w:styleId="TOAHeading">
    <w:name w:val="toa heading"/>
    <w:basedOn w:val="Normal"/>
    <w:next w:val="Normal"/>
    <w:semiHidden/>
    <w:rsid w:val="001C3419"/>
    <w:pPr>
      <w:spacing w:before="120"/>
    </w:pPr>
    <w:rPr>
      <w:b/>
      <w:bCs/>
    </w:rPr>
  </w:style>
  <w:style w:type="paragraph" w:styleId="TOC1">
    <w:name w:val="toc 1"/>
    <w:basedOn w:val="SOP-TOCChapter"/>
    <w:next w:val="Normal"/>
    <w:link w:val="TOC1Char"/>
    <w:autoRedefine/>
    <w:uiPriority w:val="39"/>
    <w:qFormat/>
    <w:rsid w:val="00C467CF"/>
  </w:style>
  <w:style w:type="paragraph" w:styleId="TOC4">
    <w:name w:val="toc 4"/>
    <w:basedOn w:val="Normal"/>
    <w:next w:val="Normal"/>
    <w:autoRedefine/>
    <w:uiPriority w:val="39"/>
    <w:rsid w:val="007214CE"/>
    <w:pPr>
      <w:ind w:left="720"/>
    </w:pPr>
    <w:rPr>
      <w:rFonts w:ascii="Arial Narrow" w:hAnsi="Arial Narrow"/>
      <w:sz w:val="20"/>
    </w:rPr>
  </w:style>
  <w:style w:type="paragraph" w:styleId="TOC5">
    <w:name w:val="toc 5"/>
    <w:basedOn w:val="Normal"/>
    <w:next w:val="Normal"/>
    <w:autoRedefine/>
    <w:uiPriority w:val="39"/>
    <w:rsid w:val="003917C6"/>
    <w:pPr>
      <w:ind w:left="960"/>
    </w:pPr>
    <w:rPr>
      <w:rFonts w:ascii="Times New Roman" w:hAnsi="Times New Roman"/>
    </w:rPr>
  </w:style>
  <w:style w:type="paragraph" w:styleId="TOC6">
    <w:name w:val="toc 6"/>
    <w:basedOn w:val="Normal"/>
    <w:next w:val="Normal"/>
    <w:autoRedefine/>
    <w:uiPriority w:val="39"/>
    <w:rsid w:val="003917C6"/>
    <w:pPr>
      <w:ind w:left="1200"/>
    </w:pPr>
    <w:rPr>
      <w:rFonts w:ascii="Times New Roman" w:hAnsi="Times New Roman"/>
    </w:rPr>
  </w:style>
  <w:style w:type="paragraph" w:styleId="TOC7">
    <w:name w:val="toc 7"/>
    <w:basedOn w:val="Normal"/>
    <w:next w:val="Normal"/>
    <w:autoRedefine/>
    <w:uiPriority w:val="39"/>
    <w:rsid w:val="003917C6"/>
    <w:pPr>
      <w:ind w:left="1440"/>
    </w:pPr>
    <w:rPr>
      <w:rFonts w:ascii="Times New Roman" w:hAnsi="Times New Roman"/>
    </w:rPr>
  </w:style>
  <w:style w:type="paragraph" w:styleId="TOC8">
    <w:name w:val="toc 8"/>
    <w:basedOn w:val="Normal"/>
    <w:next w:val="Normal"/>
    <w:autoRedefine/>
    <w:uiPriority w:val="39"/>
    <w:rsid w:val="003917C6"/>
    <w:pPr>
      <w:ind w:left="1680"/>
    </w:pPr>
    <w:rPr>
      <w:rFonts w:ascii="Times New Roman" w:hAnsi="Times New Roman"/>
    </w:rPr>
  </w:style>
  <w:style w:type="paragraph" w:styleId="TOC9">
    <w:name w:val="toc 9"/>
    <w:basedOn w:val="Normal"/>
    <w:next w:val="Normal"/>
    <w:autoRedefine/>
    <w:uiPriority w:val="39"/>
    <w:rsid w:val="003917C6"/>
    <w:pPr>
      <w:ind w:left="1920"/>
    </w:pPr>
    <w:rPr>
      <w:rFonts w:ascii="Times New Roman" w:hAnsi="Times New Roman"/>
    </w:rPr>
  </w:style>
  <w:style w:type="paragraph" w:styleId="ListParagraph">
    <w:name w:val="List Paragraph"/>
    <w:basedOn w:val="Normal"/>
    <w:uiPriority w:val="34"/>
    <w:qFormat/>
    <w:rsid w:val="00B3311C"/>
    <w:pPr>
      <w:ind w:left="720"/>
    </w:pPr>
    <w:rPr>
      <w:rFonts w:cs="Times New Roman"/>
      <w:sz w:val="20"/>
    </w:rPr>
  </w:style>
  <w:style w:type="character" w:styleId="CommentReference">
    <w:name w:val="annotation reference"/>
    <w:basedOn w:val="DefaultParagraphFont"/>
    <w:semiHidden/>
    <w:rsid w:val="001A0951"/>
    <w:rPr>
      <w:sz w:val="16"/>
      <w:szCs w:val="16"/>
    </w:rPr>
  </w:style>
  <w:style w:type="paragraph" w:customStyle="1" w:styleId="SOP-L1">
    <w:name w:val="SOP - L1"/>
    <w:basedOn w:val="Heading1"/>
    <w:qFormat/>
    <w:rsid w:val="000F1B7C"/>
    <w:pPr>
      <w:numPr>
        <w:numId w:val="0"/>
      </w:numPr>
    </w:pPr>
  </w:style>
  <w:style w:type="paragraph" w:customStyle="1" w:styleId="SOP-L3">
    <w:name w:val="SOP - L3"/>
    <w:basedOn w:val="Heading3"/>
    <w:rsid w:val="000F1B7C"/>
    <w:pPr>
      <w:numPr>
        <w:ilvl w:val="0"/>
        <w:numId w:val="0"/>
      </w:numPr>
    </w:pPr>
    <w:rPr>
      <w:sz w:val="20"/>
    </w:rPr>
  </w:style>
  <w:style w:type="paragraph" w:customStyle="1" w:styleId="SOP-L2">
    <w:name w:val="SOP - L2"/>
    <w:basedOn w:val="Heading2"/>
    <w:rsid w:val="000F1B7C"/>
    <w:pPr>
      <w:numPr>
        <w:ilvl w:val="0"/>
        <w:numId w:val="0"/>
      </w:numPr>
    </w:pPr>
    <w:rPr>
      <w:i w:val="0"/>
      <w:sz w:val="24"/>
    </w:rPr>
  </w:style>
  <w:style w:type="paragraph" w:customStyle="1" w:styleId="SOP-Title">
    <w:name w:val="SOP - Title"/>
    <w:basedOn w:val="SOP-Text"/>
    <w:link w:val="SOP-TitleChar"/>
    <w:uiPriority w:val="1"/>
    <w:rsid w:val="00932E1A"/>
    <w:pPr>
      <w:spacing w:before="120"/>
      <w:contextualSpacing/>
    </w:pPr>
    <w:rPr>
      <w:b/>
      <w:sz w:val="36"/>
      <w:szCs w:val="32"/>
    </w:rPr>
  </w:style>
  <w:style w:type="paragraph" w:customStyle="1" w:styleId="SOP-Text">
    <w:name w:val="SOP - Text"/>
    <w:basedOn w:val="Normal"/>
    <w:link w:val="SOP-TextChar"/>
    <w:qFormat/>
    <w:rsid w:val="00EC7EB5"/>
    <w:rPr>
      <w:rFonts w:cs="Times New Roman"/>
      <w:sz w:val="20"/>
    </w:rPr>
  </w:style>
  <w:style w:type="paragraph" w:customStyle="1" w:styleId="SOP-Tables">
    <w:name w:val="SOP - Tables"/>
    <w:basedOn w:val="Normal"/>
    <w:uiPriority w:val="1"/>
    <w:rsid w:val="003917C6"/>
    <w:pPr>
      <w:tabs>
        <w:tab w:val="num" w:pos="720"/>
      </w:tabs>
      <w:spacing w:after="240"/>
      <w:ind w:left="720" w:hanging="360"/>
    </w:pPr>
    <w:rPr>
      <w:rFonts w:ascii="Times New Roman" w:hAnsi="Times New Roman" w:cs="Times New Roman"/>
      <w:b/>
      <w:bCs/>
      <w:sz w:val="22"/>
      <w:szCs w:val="22"/>
    </w:rPr>
  </w:style>
  <w:style w:type="paragraph" w:customStyle="1" w:styleId="SOP-L4">
    <w:name w:val="SOP - L4"/>
    <w:basedOn w:val="Normal"/>
    <w:rsid w:val="000F1B7C"/>
    <w:pPr>
      <w:outlineLvl w:val="3"/>
    </w:pPr>
    <w:rPr>
      <w:rFonts w:cs="Times New Roman"/>
      <w:sz w:val="20"/>
      <w:szCs w:val="20"/>
      <w:u w:val="single"/>
    </w:rPr>
  </w:style>
  <w:style w:type="paragraph" w:customStyle="1" w:styleId="SOP-TOCTitle">
    <w:name w:val="SOP - TOC Title"/>
    <w:basedOn w:val="SOP-Text"/>
    <w:link w:val="SOP-TOCTitleChar"/>
    <w:uiPriority w:val="1"/>
    <w:rsid w:val="00FB0ADA"/>
    <w:rPr>
      <w:b/>
      <w:sz w:val="28"/>
      <w:szCs w:val="28"/>
    </w:rPr>
  </w:style>
  <w:style w:type="character" w:customStyle="1" w:styleId="CommentTextChar">
    <w:name w:val="Comment Text Char"/>
    <w:basedOn w:val="DefaultParagraphFont"/>
    <w:link w:val="CommentText"/>
    <w:semiHidden/>
    <w:rsid w:val="00D635F5"/>
    <w:rPr>
      <w:rFonts w:ascii="Arial" w:hAnsi="Arial" w:cs="Arial"/>
    </w:rPr>
  </w:style>
  <w:style w:type="paragraph" w:customStyle="1" w:styleId="SOP-Bullet">
    <w:name w:val="SOP - Bullet"/>
    <w:uiPriority w:val="1"/>
    <w:qFormat/>
    <w:rsid w:val="003917C6"/>
    <w:pPr>
      <w:numPr>
        <w:numId w:val="12"/>
      </w:numPr>
    </w:pPr>
    <w:rPr>
      <w:noProof/>
      <w:sz w:val="22"/>
      <w:szCs w:val="22"/>
    </w:rPr>
  </w:style>
  <w:style w:type="character" w:customStyle="1" w:styleId="SOP-TextChar">
    <w:name w:val="SOP - Text Char"/>
    <w:basedOn w:val="DefaultParagraphFont"/>
    <w:link w:val="SOP-Text"/>
    <w:rsid w:val="00EC7EB5"/>
    <w:rPr>
      <w:rFonts w:ascii="Arial" w:hAnsi="Arial"/>
      <w:szCs w:val="24"/>
    </w:rPr>
  </w:style>
  <w:style w:type="character" w:customStyle="1" w:styleId="BalloonTextChar">
    <w:name w:val="Balloon Text Char"/>
    <w:basedOn w:val="DefaultParagraphFont"/>
    <w:link w:val="BalloonText"/>
    <w:rsid w:val="00C43D81"/>
    <w:rPr>
      <w:rFonts w:ascii="Tahoma" w:hAnsi="Tahoma" w:cs="Tahoma"/>
      <w:sz w:val="16"/>
      <w:szCs w:val="16"/>
    </w:rPr>
  </w:style>
  <w:style w:type="paragraph" w:customStyle="1" w:styleId="StyleSOP-TextArialNarrowBefore0ptAfter0pt">
    <w:name w:val="Style SOP - Text + Arial Narrow Before:  0 pt After:  0 pt"/>
    <w:basedOn w:val="SOP-Text"/>
    <w:rsid w:val="003917C6"/>
    <w:rPr>
      <w:szCs w:val="20"/>
    </w:rPr>
  </w:style>
  <w:style w:type="character" w:customStyle="1" w:styleId="SOP-TOCTitleChar">
    <w:name w:val="SOP - TOC Title Char"/>
    <w:basedOn w:val="SOP-TextChar"/>
    <w:link w:val="SOP-TOCTitle"/>
    <w:uiPriority w:val="1"/>
    <w:rsid w:val="00FB0ADA"/>
    <w:rPr>
      <w:rFonts w:ascii="Arial" w:hAnsi="Arial"/>
      <w:b/>
      <w:sz w:val="28"/>
      <w:szCs w:val="28"/>
    </w:rPr>
  </w:style>
  <w:style w:type="paragraph" w:customStyle="1" w:styleId="SOP-LiteratureCited">
    <w:name w:val="SOP -  Literature Cited"/>
    <w:basedOn w:val="Normal"/>
    <w:link w:val="SOP-LiteratureCitedCharChar"/>
    <w:qFormat/>
    <w:rsid w:val="005A034D"/>
    <w:pPr>
      <w:ind w:left="360" w:hanging="360"/>
    </w:pPr>
    <w:rPr>
      <w:rFonts w:ascii="Times New Roman" w:hAnsi="Times New Roman" w:cs="Times New Roman"/>
    </w:rPr>
  </w:style>
  <w:style w:type="character" w:customStyle="1" w:styleId="SOP-LiteratureCitedCharChar">
    <w:name w:val="SOP -  Literature Cited Char Char"/>
    <w:basedOn w:val="DefaultParagraphFont"/>
    <w:link w:val="SOP-LiteratureCited"/>
    <w:rsid w:val="005A034D"/>
    <w:rPr>
      <w:sz w:val="24"/>
      <w:szCs w:val="24"/>
      <w:lang w:val="en-US" w:eastAsia="en-US" w:bidi="ar-SA"/>
    </w:rPr>
  </w:style>
  <w:style w:type="character" w:customStyle="1" w:styleId="NormalChar">
    <w:name w:val="Normal Char"/>
    <w:basedOn w:val="DefaultParagraphFont"/>
    <w:rsid w:val="00A84ECC"/>
    <w:rPr>
      <w:rFonts w:cs="Arial"/>
      <w:sz w:val="24"/>
      <w:szCs w:val="22"/>
      <w:lang w:val="en-US" w:eastAsia="en-US" w:bidi="ar-SA"/>
    </w:rPr>
  </w:style>
  <w:style w:type="numbering" w:customStyle="1" w:styleId="BulletList">
    <w:name w:val="Bullet List"/>
    <w:rsid w:val="00A84ECC"/>
    <w:pPr>
      <w:numPr>
        <w:numId w:val="14"/>
      </w:numPr>
    </w:pPr>
  </w:style>
  <w:style w:type="paragraph" w:customStyle="1" w:styleId="BulletafterHeading3">
    <w:name w:val="Bullet (after Heading 3)"/>
    <w:basedOn w:val="Normal"/>
    <w:rsid w:val="00A84ECC"/>
    <w:pPr>
      <w:spacing w:after="120"/>
      <w:contextualSpacing/>
    </w:pPr>
    <w:rPr>
      <w:rFonts w:ascii="Times New Roman" w:hAnsi="Times New Roman"/>
    </w:rPr>
  </w:style>
  <w:style w:type="paragraph" w:customStyle="1" w:styleId="SOP-Subtitle">
    <w:name w:val="SOP - Subtitle"/>
    <w:basedOn w:val="Normal"/>
    <w:qFormat/>
    <w:rsid w:val="00ED3ADD"/>
    <w:rPr>
      <w:rFonts w:cs="Times New Roman"/>
      <w:i/>
      <w:sz w:val="32"/>
      <w:szCs w:val="36"/>
    </w:rPr>
  </w:style>
  <w:style w:type="character" w:customStyle="1" w:styleId="FooterChar">
    <w:name w:val="Footer Char"/>
    <w:basedOn w:val="DefaultParagraphFont"/>
    <w:link w:val="Footer"/>
    <w:uiPriority w:val="99"/>
    <w:rsid w:val="0045368E"/>
    <w:rPr>
      <w:rFonts w:ascii="Arial" w:hAnsi="Arial" w:cs="Arial"/>
      <w:sz w:val="24"/>
      <w:szCs w:val="24"/>
    </w:rPr>
  </w:style>
  <w:style w:type="character" w:customStyle="1" w:styleId="PlainTextChar">
    <w:name w:val="Plain Text Char"/>
    <w:aliases w:val=" Char Char Char Char, Char Char Char Char Char Char Char Char Char, Char Char Char1,Char Char Char Char1,Char Char Char Char Char1,Char Char Char1, Char Char Char Char Char Char Char Char1,Char Char Char Char Char Char"/>
    <w:basedOn w:val="DefaultParagraphFont"/>
    <w:link w:val="PlainText"/>
    <w:rsid w:val="00273947"/>
    <w:rPr>
      <w:rFonts w:ascii="Courier New" w:hAnsi="Courier New" w:cs="Courier New"/>
    </w:rPr>
  </w:style>
  <w:style w:type="table" w:styleId="TableClassic1">
    <w:name w:val="Table Classic 1"/>
    <w:basedOn w:val="TableNormal"/>
    <w:locked/>
    <w:rsid w:val="00C7103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imple1">
    <w:name w:val="Table Simple 1"/>
    <w:basedOn w:val="TableNormal"/>
    <w:locked/>
    <w:rsid w:val="00C7103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tyleSOP-Text10pt">
    <w:name w:val="Style SOP - Text + 10 pt"/>
    <w:basedOn w:val="SOP-Text"/>
    <w:rsid w:val="00ED3ADD"/>
  </w:style>
  <w:style w:type="paragraph" w:customStyle="1" w:styleId="StyleSOP-Text12pt">
    <w:name w:val="Style SOP - Text + 12 pt"/>
    <w:basedOn w:val="SOP-Text"/>
    <w:link w:val="StyleSOP-Text12ptChar"/>
    <w:rsid w:val="00ED3ADD"/>
    <w:rPr>
      <w:sz w:val="24"/>
    </w:rPr>
  </w:style>
  <w:style w:type="character" w:customStyle="1" w:styleId="SOP-Frontpagecitation">
    <w:name w:val="SOP - Front page citation"/>
    <w:basedOn w:val="DefaultParagraphFont"/>
    <w:rsid w:val="00ED3ADD"/>
    <w:rPr>
      <w:rFonts w:ascii="Times New Roman" w:hAnsi="Times New Roman"/>
      <w:sz w:val="22"/>
    </w:rPr>
  </w:style>
  <w:style w:type="paragraph" w:customStyle="1" w:styleId="SOP-Frontpagetext">
    <w:name w:val="SOP - Front page text"/>
    <w:basedOn w:val="StyleSOP-Text12pt"/>
    <w:link w:val="SOP-FrontpagetextChar"/>
    <w:qFormat/>
    <w:rsid w:val="00ED3ADD"/>
    <w:rPr>
      <w:rFonts w:ascii="Times New Roman" w:hAnsi="Times New Roman"/>
    </w:rPr>
  </w:style>
  <w:style w:type="paragraph" w:customStyle="1" w:styleId="SOP-Frontpagetitle">
    <w:name w:val="SOP - Front page title"/>
    <w:basedOn w:val="SOP-Title"/>
    <w:link w:val="SOP-FrontpagetitleChar"/>
    <w:qFormat/>
    <w:rsid w:val="00ED3ADD"/>
    <w:rPr>
      <w:rFonts w:ascii="Times New Roman" w:hAnsi="Times New Roman"/>
      <w:sz w:val="40"/>
      <w:szCs w:val="40"/>
    </w:rPr>
  </w:style>
  <w:style w:type="character" w:customStyle="1" w:styleId="StyleSOP-Text12ptChar">
    <w:name w:val="Style SOP - Text + 12 pt Char"/>
    <w:basedOn w:val="SOP-TextChar"/>
    <w:link w:val="StyleSOP-Text12pt"/>
    <w:rsid w:val="00ED3ADD"/>
    <w:rPr>
      <w:rFonts w:ascii="Arial" w:hAnsi="Arial"/>
      <w:sz w:val="24"/>
      <w:szCs w:val="24"/>
    </w:rPr>
  </w:style>
  <w:style w:type="character" w:customStyle="1" w:styleId="SOP-FrontpagetextChar">
    <w:name w:val="SOP - Front page text Char"/>
    <w:basedOn w:val="StyleSOP-Text12ptChar"/>
    <w:link w:val="SOP-Frontpagetext"/>
    <w:rsid w:val="00ED3ADD"/>
    <w:rPr>
      <w:rFonts w:ascii="Arial" w:hAnsi="Arial"/>
      <w:sz w:val="24"/>
      <w:szCs w:val="24"/>
    </w:rPr>
  </w:style>
  <w:style w:type="paragraph" w:customStyle="1" w:styleId="SOP-Frontpagealert">
    <w:name w:val="SOP - Front page alert"/>
    <w:basedOn w:val="Normal"/>
    <w:link w:val="SOP-FrontpagealertChar"/>
    <w:qFormat/>
    <w:rsid w:val="00ED3ADD"/>
    <w:pPr>
      <w:ind w:left="288"/>
      <w:jc w:val="center"/>
    </w:pPr>
    <w:rPr>
      <w:rFonts w:ascii="Times New Roman" w:hAnsi="Times New Roman" w:cs="Times New Roman"/>
      <w:b/>
      <w:color w:val="C00000"/>
    </w:rPr>
  </w:style>
  <w:style w:type="character" w:customStyle="1" w:styleId="SOP-TitleChar">
    <w:name w:val="SOP - Title Char"/>
    <w:basedOn w:val="SOP-TextChar"/>
    <w:link w:val="SOP-Title"/>
    <w:uiPriority w:val="1"/>
    <w:rsid w:val="00ED3ADD"/>
    <w:rPr>
      <w:rFonts w:ascii="Arial" w:hAnsi="Arial"/>
      <w:b/>
      <w:sz w:val="36"/>
      <w:szCs w:val="32"/>
    </w:rPr>
  </w:style>
  <w:style w:type="character" w:customStyle="1" w:styleId="SOP-FrontpagetitleChar">
    <w:name w:val="SOP - Front page title Char"/>
    <w:basedOn w:val="SOP-TitleChar"/>
    <w:link w:val="SOP-Frontpagetitle"/>
    <w:rsid w:val="00ED3ADD"/>
    <w:rPr>
      <w:rFonts w:ascii="Arial" w:hAnsi="Arial"/>
      <w:b/>
      <w:sz w:val="40"/>
      <w:szCs w:val="40"/>
    </w:rPr>
  </w:style>
  <w:style w:type="paragraph" w:customStyle="1" w:styleId="SOP-TOCChapter">
    <w:name w:val="SOP - TOC Chapter"/>
    <w:link w:val="SOP-TOCChapterChar"/>
    <w:qFormat/>
    <w:rsid w:val="00B35EED"/>
    <w:pPr>
      <w:tabs>
        <w:tab w:val="right" w:leader="dot" w:pos="8630"/>
      </w:tabs>
    </w:pPr>
    <w:rPr>
      <w:rFonts w:ascii="Arial Narrow" w:hAnsi="Arial Narrow" w:cs="Arial"/>
      <w:b/>
      <w:noProof/>
      <w:sz w:val="24"/>
      <w:szCs w:val="24"/>
    </w:rPr>
  </w:style>
  <w:style w:type="character" w:customStyle="1" w:styleId="SOP-FrontpagealertChar">
    <w:name w:val="SOP - Front page alert Char"/>
    <w:basedOn w:val="DefaultParagraphFont"/>
    <w:link w:val="SOP-Frontpagealert"/>
    <w:rsid w:val="00ED3ADD"/>
    <w:rPr>
      <w:b/>
      <w:color w:val="C00000"/>
      <w:sz w:val="24"/>
      <w:szCs w:val="24"/>
    </w:rPr>
  </w:style>
  <w:style w:type="paragraph" w:customStyle="1" w:styleId="SOP-TOCHeading">
    <w:name w:val="SOP - TOC Heading"/>
    <w:link w:val="SOP-TOCHeadingChar"/>
    <w:qFormat/>
    <w:rsid w:val="00B35EED"/>
    <w:pPr>
      <w:tabs>
        <w:tab w:val="right" w:leader="dot" w:pos="8630"/>
      </w:tabs>
      <w:ind w:left="288"/>
    </w:pPr>
    <w:rPr>
      <w:rFonts w:ascii="Arial Narrow" w:hAnsi="Arial Narrow" w:cs="Arial"/>
      <w:noProof/>
      <w:sz w:val="24"/>
      <w:szCs w:val="24"/>
    </w:rPr>
  </w:style>
  <w:style w:type="character" w:customStyle="1" w:styleId="TOC1Char">
    <w:name w:val="TOC 1 Char"/>
    <w:basedOn w:val="DefaultParagraphFont"/>
    <w:link w:val="TOC1"/>
    <w:uiPriority w:val="39"/>
    <w:rsid w:val="00C467CF"/>
    <w:rPr>
      <w:rFonts w:ascii="Arial Narrow" w:hAnsi="Arial Narrow" w:cs="Arial"/>
      <w:b/>
      <w:noProof/>
      <w:sz w:val="24"/>
      <w:szCs w:val="24"/>
    </w:rPr>
  </w:style>
  <w:style w:type="character" w:customStyle="1" w:styleId="SOP-TOCChapterChar">
    <w:name w:val="SOP - TOC Chapter Char"/>
    <w:basedOn w:val="TOC1Char"/>
    <w:link w:val="SOP-TOCChapter"/>
    <w:rsid w:val="00B35EED"/>
    <w:rPr>
      <w:rFonts w:ascii="Arial Narrow" w:hAnsi="Arial Narrow" w:cs="Arial"/>
      <w:b w:val="0"/>
      <w:noProof/>
      <w:sz w:val="24"/>
      <w:szCs w:val="24"/>
    </w:rPr>
  </w:style>
  <w:style w:type="character" w:customStyle="1" w:styleId="TOC2Char">
    <w:name w:val="TOC 2 Char"/>
    <w:basedOn w:val="DefaultParagraphFont"/>
    <w:link w:val="TOC2"/>
    <w:uiPriority w:val="39"/>
    <w:rsid w:val="00105EBB"/>
    <w:rPr>
      <w:rFonts w:ascii="Arial Narrow" w:hAnsi="Arial Narrow" w:cs="Arial"/>
      <w:b/>
      <w:noProof/>
      <w:sz w:val="24"/>
      <w:szCs w:val="24"/>
    </w:rPr>
  </w:style>
  <w:style w:type="character" w:customStyle="1" w:styleId="SOP-TOCHeadingChar">
    <w:name w:val="SOP - TOC Heading Char"/>
    <w:basedOn w:val="TOC2Char"/>
    <w:link w:val="SOP-TOCHeading"/>
    <w:rsid w:val="00B35EED"/>
    <w:rPr>
      <w:rFonts w:ascii="Arial Narrow" w:hAnsi="Arial Narrow" w:cs="Arial"/>
      <w:b/>
      <w:noProof/>
      <w:sz w:val="24"/>
      <w:szCs w:val="24"/>
    </w:rPr>
  </w:style>
  <w:style w:type="paragraph" w:customStyle="1" w:styleId="StyleSOP-LiteratureCitedFirstline0">
    <w:name w:val="Style SOP -  Literature Cited + First line:  0&quot;"/>
    <w:basedOn w:val="SOP-LiteratureCited"/>
    <w:rsid w:val="00E51C88"/>
    <w:pPr>
      <w:ind w:firstLine="0"/>
    </w:pPr>
    <w:rPr>
      <w:rFonts w:ascii="Arial" w:hAnsi="Arial"/>
      <w:sz w:val="20"/>
      <w:szCs w:val="20"/>
    </w:rPr>
  </w:style>
  <w:style w:type="paragraph" w:customStyle="1" w:styleId="SOP-TOCFullFormat">
    <w:name w:val="SOP - TOC Full Format"/>
    <w:basedOn w:val="SOP-TOCHeading"/>
    <w:link w:val="SOP-TOCFullFormatChar"/>
    <w:qFormat/>
    <w:rsid w:val="00763E4A"/>
  </w:style>
  <w:style w:type="character" w:customStyle="1" w:styleId="SOP-TOCFullFormatChar">
    <w:name w:val="SOP - TOC Full Format Char"/>
    <w:basedOn w:val="SOP-TOCHeadingChar"/>
    <w:link w:val="SOP-TOCFullFormat"/>
    <w:rsid w:val="00763E4A"/>
    <w:rPr>
      <w:rFonts w:ascii="Arial Narrow" w:hAnsi="Arial Narrow" w:cs="Arial"/>
      <w:b/>
      <w:noProof/>
      <w:sz w:val="24"/>
      <w:szCs w:val="24"/>
    </w:rPr>
  </w:style>
  <w:style w:type="paragraph" w:styleId="TOCHeading">
    <w:name w:val="TOC Heading"/>
    <w:basedOn w:val="Heading1"/>
    <w:next w:val="Normal"/>
    <w:uiPriority w:val="39"/>
    <w:semiHidden/>
    <w:unhideWhenUsed/>
    <w:qFormat/>
    <w:rsid w:val="00C467CF"/>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Revision">
    <w:name w:val="Revision"/>
    <w:hidden/>
    <w:uiPriority w:val="99"/>
    <w:semiHidden/>
    <w:rsid w:val="00E151EE"/>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111221">
      <w:bodyDiv w:val="1"/>
      <w:marLeft w:val="0"/>
      <w:marRight w:val="0"/>
      <w:marTop w:val="0"/>
      <w:marBottom w:val="0"/>
      <w:divBdr>
        <w:top w:val="none" w:sz="0" w:space="0" w:color="auto"/>
        <w:left w:val="none" w:sz="0" w:space="0" w:color="auto"/>
        <w:bottom w:val="none" w:sz="0" w:space="0" w:color="auto"/>
        <w:right w:val="none" w:sz="0" w:space="0" w:color="auto"/>
      </w:divBdr>
    </w:div>
    <w:div w:id="336272370">
      <w:bodyDiv w:val="1"/>
      <w:marLeft w:val="0"/>
      <w:marRight w:val="0"/>
      <w:marTop w:val="0"/>
      <w:marBottom w:val="0"/>
      <w:divBdr>
        <w:top w:val="none" w:sz="0" w:space="0" w:color="auto"/>
        <w:left w:val="none" w:sz="0" w:space="0" w:color="auto"/>
        <w:bottom w:val="none" w:sz="0" w:space="0" w:color="auto"/>
        <w:right w:val="none" w:sz="0" w:space="0" w:color="auto"/>
      </w:divBdr>
    </w:div>
    <w:div w:id="440954896">
      <w:bodyDiv w:val="1"/>
      <w:marLeft w:val="0"/>
      <w:marRight w:val="0"/>
      <w:marTop w:val="0"/>
      <w:marBottom w:val="0"/>
      <w:divBdr>
        <w:top w:val="none" w:sz="0" w:space="0" w:color="auto"/>
        <w:left w:val="none" w:sz="0" w:space="0" w:color="auto"/>
        <w:bottom w:val="none" w:sz="0" w:space="0" w:color="auto"/>
        <w:right w:val="none" w:sz="0" w:space="0" w:color="auto"/>
      </w:divBdr>
    </w:div>
    <w:div w:id="553321082">
      <w:bodyDiv w:val="1"/>
      <w:marLeft w:val="0"/>
      <w:marRight w:val="0"/>
      <w:marTop w:val="0"/>
      <w:marBottom w:val="0"/>
      <w:divBdr>
        <w:top w:val="none" w:sz="0" w:space="0" w:color="auto"/>
        <w:left w:val="none" w:sz="0" w:space="0" w:color="auto"/>
        <w:bottom w:val="none" w:sz="0" w:space="0" w:color="auto"/>
        <w:right w:val="none" w:sz="0" w:space="0" w:color="auto"/>
      </w:divBdr>
    </w:div>
    <w:div w:id="579993932">
      <w:bodyDiv w:val="1"/>
      <w:marLeft w:val="0"/>
      <w:marRight w:val="0"/>
      <w:marTop w:val="0"/>
      <w:marBottom w:val="0"/>
      <w:divBdr>
        <w:top w:val="none" w:sz="0" w:space="0" w:color="auto"/>
        <w:left w:val="none" w:sz="0" w:space="0" w:color="auto"/>
        <w:bottom w:val="none" w:sz="0" w:space="0" w:color="auto"/>
        <w:right w:val="none" w:sz="0" w:space="0" w:color="auto"/>
      </w:divBdr>
      <w:divsChild>
        <w:div w:id="1000425184">
          <w:marLeft w:val="0"/>
          <w:marRight w:val="0"/>
          <w:marTop w:val="0"/>
          <w:marBottom w:val="0"/>
          <w:divBdr>
            <w:top w:val="none" w:sz="0" w:space="0" w:color="auto"/>
            <w:left w:val="none" w:sz="0" w:space="0" w:color="auto"/>
            <w:bottom w:val="none" w:sz="0" w:space="0" w:color="auto"/>
            <w:right w:val="none" w:sz="0" w:space="0" w:color="auto"/>
          </w:divBdr>
          <w:divsChild>
            <w:div w:id="329067344">
              <w:marLeft w:val="0"/>
              <w:marRight w:val="0"/>
              <w:marTop w:val="122"/>
              <w:marBottom w:val="0"/>
              <w:divBdr>
                <w:top w:val="single" w:sz="8" w:space="6" w:color="666666"/>
                <w:left w:val="none" w:sz="0" w:space="0" w:color="auto"/>
                <w:bottom w:val="none" w:sz="0" w:space="0" w:color="auto"/>
                <w:right w:val="none" w:sz="0" w:space="0" w:color="auto"/>
              </w:divBdr>
            </w:div>
          </w:divsChild>
        </w:div>
      </w:divsChild>
    </w:div>
    <w:div w:id="662121034">
      <w:bodyDiv w:val="1"/>
      <w:marLeft w:val="0"/>
      <w:marRight w:val="0"/>
      <w:marTop w:val="0"/>
      <w:marBottom w:val="0"/>
      <w:divBdr>
        <w:top w:val="none" w:sz="0" w:space="0" w:color="auto"/>
        <w:left w:val="none" w:sz="0" w:space="0" w:color="auto"/>
        <w:bottom w:val="none" w:sz="0" w:space="0" w:color="auto"/>
        <w:right w:val="none" w:sz="0" w:space="0" w:color="auto"/>
      </w:divBdr>
      <w:divsChild>
        <w:div w:id="345400111">
          <w:marLeft w:val="0"/>
          <w:marRight w:val="0"/>
          <w:marTop w:val="0"/>
          <w:marBottom w:val="0"/>
          <w:divBdr>
            <w:top w:val="none" w:sz="0" w:space="0" w:color="auto"/>
            <w:left w:val="none" w:sz="0" w:space="0" w:color="auto"/>
            <w:bottom w:val="none" w:sz="0" w:space="0" w:color="auto"/>
            <w:right w:val="none" w:sz="0" w:space="0" w:color="auto"/>
          </w:divBdr>
          <w:divsChild>
            <w:div w:id="1754400445">
              <w:marLeft w:val="0"/>
              <w:marRight w:val="0"/>
              <w:marTop w:val="122"/>
              <w:marBottom w:val="0"/>
              <w:divBdr>
                <w:top w:val="single" w:sz="8" w:space="6" w:color="666666"/>
                <w:left w:val="none" w:sz="0" w:space="0" w:color="auto"/>
                <w:bottom w:val="none" w:sz="0" w:space="0" w:color="auto"/>
                <w:right w:val="none" w:sz="0" w:space="0" w:color="auto"/>
              </w:divBdr>
            </w:div>
          </w:divsChild>
        </w:div>
      </w:divsChild>
    </w:div>
    <w:div w:id="816187514">
      <w:bodyDiv w:val="1"/>
      <w:marLeft w:val="0"/>
      <w:marRight w:val="0"/>
      <w:marTop w:val="0"/>
      <w:marBottom w:val="0"/>
      <w:divBdr>
        <w:top w:val="none" w:sz="0" w:space="0" w:color="auto"/>
        <w:left w:val="none" w:sz="0" w:space="0" w:color="auto"/>
        <w:bottom w:val="none" w:sz="0" w:space="0" w:color="auto"/>
        <w:right w:val="none" w:sz="0" w:space="0" w:color="auto"/>
      </w:divBdr>
    </w:div>
    <w:div w:id="1266158033">
      <w:bodyDiv w:val="1"/>
      <w:marLeft w:val="0"/>
      <w:marRight w:val="0"/>
      <w:marTop w:val="0"/>
      <w:marBottom w:val="0"/>
      <w:divBdr>
        <w:top w:val="none" w:sz="0" w:space="0" w:color="auto"/>
        <w:left w:val="none" w:sz="0" w:space="0" w:color="auto"/>
        <w:bottom w:val="none" w:sz="0" w:space="0" w:color="auto"/>
        <w:right w:val="none" w:sz="0" w:space="0" w:color="auto"/>
      </w:divBdr>
    </w:div>
    <w:div w:id="204435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hyperlink" Target="http://cran.r-project.org/web/packages/jsonlite/index.html" TargetMode="External"/><Relationship Id="rId39" Type="http://schemas.openxmlformats.org/officeDocument/2006/relationships/hyperlink" Target="http://irmadevservices.nps.gov/WaterQualityDataServices/OData/Data?$expand=Characteristic,Site,Date&amp;$filter=Site/SITE_ID%20eq%2026" TargetMode="External"/><Relationship Id="rId21" Type="http://schemas.openxmlformats.org/officeDocument/2006/relationships/hyperlink" Target="http://sourceforge.net/projects/tinn-r/" TargetMode="External"/><Relationship Id="rId34" Type="http://schemas.openxmlformats.org/officeDocument/2006/relationships/hyperlink" Target="https://google-styleguide.googlecode.com/svn/trunk/Rguide.xml" TargetMode="External"/><Relationship Id="rId42" Type="http://schemas.openxmlformats.org/officeDocument/2006/relationships/hyperlink" Target="http://irmadevservices.nps.gov/WaterQualityDataServices/OData/Data?$expand=Characteristic,Site,Date&amp;$filter=Characteristic/CharacteristicName%20eq%20%27Dissolved%20oxygen%20%28DO%29%27%20and%20Site/SiteName%20eq%20%27Long%20Pond%20%28MDI%29%27%20and%20%28Date/DATE_ID%20gt%2020100101%20and%20Date/DATE_ID%20lt%2020121231%29"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inpniscvsp05:39904/imdev/projects/Pages/NDV.aspx" TargetMode="External"/><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hyperlink" Target="http://irmadevservices.nps.gov/WaterQualityDataServices/Odata/$metadata" TargetMode="External"/><Relationship Id="rId37" Type="http://schemas.openxmlformats.org/officeDocument/2006/relationships/hyperlink" Target="http://irmadevservices/WaterQualityDataServices/OData/Data?$expand=Characteristic,Site,Date&amp;$filter=Site/NetworkCode%20eq%20%27NETN%27" TargetMode="External"/><Relationship Id="rId40" Type="http://schemas.openxmlformats.org/officeDocument/2006/relationships/hyperlink" Target="http://irmadevservices.nps.gov/WaterQualityDataServices/OData/Data?$expand=Characteristic,Site,Date&amp;$filter=Site/SiteName%20eq%20%27Long%20Pond%20(MDI)%27%20or%20Site/SiteName%20eq%20%27Duck%20Pond%20Brook%27%20or%20Site/SiteName%20eq%20%27Cadillac%20Stream%27" TargetMode="External"/><Relationship Id="rId45" Type="http://schemas.openxmlformats.org/officeDocument/2006/relationships/image" Target="media/image9.pn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inpniscvsp05:39904//imdev/projects/Pages/NDV.aspx" TargetMode="External"/><Relationship Id="rId28" Type="http://schemas.openxmlformats.org/officeDocument/2006/relationships/image" Target="media/image7.png"/><Relationship Id="rId36" Type="http://schemas.openxmlformats.org/officeDocument/2006/relationships/hyperlink" Target="http://adv-r.had.co.nz/Style.html" TargetMode="External"/><Relationship Id="rId49"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hyperlink" Target="http://www.odata.org/documentation/odata-version-2-0/uri-conventions/" TargetMode="External"/><Relationship Id="rId44"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s://irma.nps.gov/App/Reference/Profile/2219159" TargetMode="External"/><Relationship Id="rId27" Type="http://schemas.openxmlformats.org/officeDocument/2006/relationships/hyperlink" Target="http://irmadevservices.nps.gov/WaterQualityDataServices/OData/Data?$expand=Characteristic,Site,Date&amp;$filter=Site/SiteName%20eq%20%27Long%20Pond%20(MDI)%27" TargetMode="External"/><Relationship Id="rId30" Type="http://schemas.openxmlformats.org/officeDocument/2006/relationships/hyperlink" Target="http://imtest/im/reports/plots/Documentation/" TargetMode="External"/><Relationship Id="rId35" Type="http://schemas.openxmlformats.org/officeDocument/2006/relationships/hyperlink" Target="http://www.odata.org/" TargetMode="External"/><Relationship Id="rId43" Type="http://schemas.openxmlformats.org/officeDocument/2006/relationships/hyperlink" Target="http://irmadevservices.nps.gov/WaterQualityDataServices/OData/AssessmentPointsBySiteAndChars?&amp;$filter=SiteCode%20eq%20%27MORR_SC00%27%20and%20CharacteristicKey%20eq%2043%20and%20Level%20eq%201" TargetMode="External"/><Relationship Id="rId48" Type="http://schemas.openxmlformats.org/officeDocument/2006/relationships/image" Target="media/image10.png"/><Relationship Id="rId8" Type="http://schemas.microsoft.com/office/2007/relationships/stylesWithEffects" Target="stylesWithEffect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imtest/im/reports/plots/Documentation/" TargetMode="External"/><Relationship Id="rId25" Type="http://schemas.openxmlformats.org/officeDocument/2006/relationships/image" Target="media/image6.png"/><Relationship Id="rId33" Type="http://schemas.openxmlformats.org/officeDocument/2006/relationships/hyperlink" Target="http://imtest/im/reports/plots/Documentation/" TargetMode="External"/><Relationship Id="rId38" Type="http://schemas.openxmlformats.org/officeDocument/2006/relationships/hyperlink" Target="http://irmadevservices.nps.gov/WaterQualityDataServices/OData/Data?$expand=Characteristic,Site,Date&amp;$filter=Site/SiteName%20eq%20%27Long%20Pond%20(MDI)%27" TargetMode="External"/><Relationship Id="rId46" Type="http://schemas.openxmlformats.org/officeDocument/2006/relationships/header" Target="header2.xml"/><Relationship Id="rId20" Type="http://schemas.openxmlformats.org/officeDocument/2006/relationships/hyperlink" Target="http://www.rstudio.com/" TargetMode="External"/><Relationship Id="rId41" Type="http://schemas.openxmlformats.org/officeDocument/2006/relationships/hyperlink" Target="http://irmadevservices.nps.gov/WaterQualityDataServices/OData/Data?$expand=Characteristic,Site,Date&amp;$filter=Site/SiteName%20eq%20%27Long%20Pond%20%28MDI%29%27%20and%20%28Characteristic/CharacteristicName%20eq%20%27Dissolved%20oxygen%20%28DO%29%27%20or%20Characteristic/CharacteristicName%20eq%20%27Acid%20Neutralizing%20Capacity%20%28ANC%29%27%29" TargetMode="External"/><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9FBE77096898B4E8E924961DDDD13DD" ma:contentTypeVersion="3" ma:contentTypeDescription="Create a new document." ma:contentTypeScope="" ma:versionID="1ca90e3a397fa970accb5ab770f2f0ab">
  <xsd:schema xmlns:xsd="http://www.w3.org/2001/XMLSchema" xmlns:xs="http://www.w3.org/2001/XMLSchema" xmlns:p="http://schemas.microsoft.com/office/2006/metadata/properties" xmlns:ns2="b72fc397-02de-401c-8ec6-64cc1d20a2ba" targetNamespace="http://schemas.microsoft.com/office/2006/metadata/properties" ma:root="true" ma:fieldsID="8172396baff57470eb616b6ef5ed0ef3" ns2:_="">
    <xsd:import namespace="b72fc397-02de-401c-8ec6-64cc1d20a2ba"/>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2fc397-02de-401c-8ec6-64cc1d20a2b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documentManagement>
    <_dlc_DocId xmlns="b72fc397-02de-401c-8ec6-64cc1d20a2ba">3RXNEN3DPNS6-503-111</_dlc_DocId>
    <_dlc_DocIdUrl xmlns="b72fc397-02de-401c-8ec6-64cc1d20a2ba">
      <Url>http://sharenrss/im/npscape/_layouts/DocIdRedir.aspx?ID=3RXNEN3DPNS6-503-111</Url>
      <Description>3RXNEN3DPNS6-503-111</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C0C5FD-761B-43B9-AB94-A7451D84D1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2fc397-02de-401c-8ec6-64cc1d20a2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DC14987-28DA-4AA9-9AAB-DFE3B3ECEB26}">
  <ds:schemaRefs>
    <ds:schemaRef ds:uri="http://schemas.microsoft.com/sharepoint/events"/>
  </ds:schemaRefs>
</ds:datastoreItem>
</file>

<file path=customXml/itemProps3.xml><?xml version="1.0" encoding="utf-8"?>
<ds:datastoreItem xmlns:ds="http://schemas.openxmlformats.org/officeDocument/2006/customXml" ds:itemID="{A0B0DDB4-1412-430A-BC6A-61D29986AB78}">
  <ds:schemaRefs>
    <ds:schemaRef ds:uri="http://schemas.microsoft.com/office/2006/metadata/properties"/>
    <ds:schemaRef ds:uri="b72fc397-02de-401c-8ec6-64cc1d20a2ba"/>
  </ds:schemaRefs>
</ds:datastoreItem>
</file>

<file path=customXml/itemProps4.xml><?xml version="1.0" encoding="utf-8"?>
<ds:datastoreItem xmlns:ds="http://schemas.openxmlformats.org/officeDocument/2006/customXml" ds:itemID="{37550AAC-6D7C-478E-8F54-61B7907E1B6A}">
  <ds:schemaRefs>
    <ds:schemaRef ds:uri="http://schemas.microsoft.com/sharepoint/v3/contenttype/forms"/>
  </ds:schemaRefs>
</ds:datastoreItem>
</file>

<file path=customXml/itemProps5.xml><?xml version="1.0" encoding="utf-8"?>
<ds:datastoreItem xmlns:ds="http://schemas.openxmlformats.org/officeDocument/2006/customXml" ds:itemID="{3A5650B2-4310-4393-931E-68092D51D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15</Pages>
  <Words>4338</Words>
  <Characters>24733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National Park Service</Company>
  <LinksUpToDate>false</LinksUpToDate>
  <CharactersWithSpaces>29013</CharactersWithSpaces>
  <SharedDoc>false</SharedDoc>
  <HLinks>
    <vt:vector size="150" baseType="variant">
      <vt:variant>
        <vt:i4>1703990</vt:i4>
      </vt:variant>
      <vt:variant>
        <vt:i4>149</vt:i4>
      </vt:variant>
      <vt:variant>
        <vt:i4>0</vt:i4>
      </vt:variant>
      <vt:variant>
        <vt:i4>5</vt:i4>
      </vt:variant>
      <vt:variant>
        <vt:lpwstr/>
      </vt:variant>
      <vt:variant>
        <vt:lpwstr>_Toc238288440</vt:lpwstr>
      </vt:variant>
      <vt:variant>
        <vt:i4>1900598</vt:i4>
      </vt:variant>
      <vt:variant>
        <vt:i4>143</vt:i4>
      </vt:variant>
      <vt:variant>
        <vt:i4>0</vt:i4>
      </vt:variant>
      <vt:variant>
        <vt:i4>5</vt:i4>
      </vt:variant>
      <vt:variant>
        <vt:lpwstr/>
      </vt:variant>
      <vt:variant>
        <vt:lpwstr>_Toc238288439</vt:lpwstr>
      </vt:variant>
      <vt:variant>
        <vt:i4>1900598</vt:i4>
      </vt:variant>
      <vt:variant>
        <vt:i4>137</vt:i4>
      </vt:variant>
      <vt:variant>
        <vt:i4>0</vt:i4>
      </vt:variant>
      <vt:variant>
        <vt:i4>5</vt:i4>
      </vt:variant>
      <vt:variant>
        <vt:lpwstr/>
      </vt:variant>
      <vt:variant>
        <vt:lpwstr>_Toc238288438</vt:lpwstr>
      </vt:variant>
      <vt:variant>
        <vt:i4>1900598</vt:i4>
      </vt:variant>
      <vt:variant>
        <vt:i4>131</vt:i4>
      </vt:variant>
      <vt:variant>
        <vt:i4>0</vt:i4>
      </vt:variant>
      <vt:variant>
        <vt:i4>5</vt:i4>
      </vt:variant>
      <vt:variant>
        <vt:lpwstr/>
      </vt:variant>
      <vt:variant>
        <vt:lpwstr>_Toc238288437</vt:lpwstr>
      </vt:variant>
      <vt:variant>
        <vt:i4>1900598</vt:i4>
      </vt:variant>
      <vt:variant>
        <vt:i4>125</vt:i4>
      </vt:variant>
      <vt:variant>
        <vt:i4>0</vt:i4>
      </vt:variant>
      <vt:variant>
        <vt:i4>5</vt:i4>
      </vt:variant>
      <vt:variant>
        <vt:lpwstr/>
      </vt:variant>
      <vt:variant>
        <vt:lpwstr>_Toc238288436</vt:lpwstr>
      </vt:variant>
      <vt:variant>
        <vt:i4>1900598</vt:i4>
      </vt:variant>
      <vt:variant>
        <vt:i4>119</vt:i4>
      </vt:variant>
      <vt:variant>
        <vt:i4>0</vt:i4>
      </vt:variant>
      <vt:variant>
        <vt:i4>5</vt:i4>
      </vt:variant>
      <vt:variant>
        <vt:lpwstr/>
      </vt:variant>
      <vt:variant>
        <vt:lpwstr>_Toc238288435</vt:lpwstr>
      </vt:variant>
      <vt:variant>
        <vt:i4>1900598</vt:i4>
      </vt:variant>
      <vt:variant>
        <vt:i4>113</vt:i4>
      </vt:variant>
      <vt:variant>
        <vt:i4>0</vt:i4>
      </vt:variant>
      <vt:variant>
        <vt:i4>5</vt:i4>
      </vt:variant>
      <vt:variant>
        <vt:lpwstr/>
      </vt:variant>
      <vt:variant>
        <vt:lpwstr>_Toc238288434</vt:lpwstr>
      </vt:variant>
      <vt:variant>
        <vt:i4>1900598</vt:i4>
      </vt:variant>
      <vt:variant>
        <vt:i4>104</vt:i4>
      </vt:variant>
      <vt:variant>
        <vt:i4>0</vt:i4>
      </vt:variant>
      <vt:variant>
        <vt:i4>5</vt:i4>
      </vt:variant>
      <vt:variant>
        <vt:lpwstr/>
      </vt:variant>
      <vt:variant>
        <vt:lpwstr>_Toc238288433</vt:lpwstr>
      </vt:variant>
      <vt:variant>
        <vt:i4>1900598</vt:i4>
      </vt:variant>
      <vt:variant>
        <vt:i4>98</vt:i4>
      </vt:variant>
      <vt:variant>
        <vt:i4>0</vt:i4>
      </vt:variant>
      <vt:variant>
        <vt:i4>5</vt:i4>
      </vt:variant>
      <vt:variant>
        <vt:lpwstr/>
      </vt:variant>
      <vt:variant>
        <vt:lpwstr>_Toc238288432</vt:lpwstr>
      </vt:variant>
      <vt:variant>
        <vt:i4>1900598</vt:i4>
      </vt:variant>
      <vt:variant>
        <vt:i4>92</vt:i4>
      </vt:variant>
      <vt:variant>
        <vt:i4>0</vt:i4>
      </vt:variant>
      <vt:variant>
        <vt:i4>5</vt:i4>
      </vt:variant>
      <vt:variant>
        <vt:lpwstr/>
      </vt:variant>
      <vt:variant>
        <vt:lpwstr>_Toc238288431</vt:lpwstr>
      </vt:variant>
      <vt:variant>
        <vt:i4>1900598</vt:i4>
      </vt:variant>
      <vt:variant>
        <vt:i4>86</vt:i4>
      </vt:variant>
      <vt:variant>
        <vt:i4>0</vt:i4>
      </vt:variant>
      <vt:variant>
        <vt:i4>5</vt:i4>
      </vt:variant>
      <vt:variant>
        <vt:lpwstr/>
      </vt:variant>
      <vt:variant>
        <vt:lpwstr>_Toc238288430</vt:lpwstr>
      </vt:variant>
      <vt:variant>
        <vt:i4>1835062</vt:i4>
      </vt:variant>
      <vt:variant>
        <vt:i4>80</vt:i4>
      </vt:variant>
      <vt:variant>
        <vt:i4>0</vt:i4>
      </vt:variant>
      <vt:variant>
        <vt:i4>5</vt:i4>
      </vt:variant>
      <vt:variant>
        <vt:lpwstr/>
      </vt:variant>
      <vt:variant>
        <vt:lpwstr>_Toc238288429</vt:lpwstr>
      </vt:variant>
      <vt:variant>
        <vt:i4>1835062</vt:i4>
      </vt:variant>
      <vt:variant>
        <vt:i4>74</vt:i4>
      </vt:variant>
      <vt:variant>
        <vt:i4>0</vt:i4>
      </vt:variant>
      <vt:variant>
        <vt:i4>5</vt:i4>
      </vt:variant>
      <vt:variant>
        <vt:lpwstr/>
      </vt:variant>
      <vt:variant>
        <vt:lpwstr>_Toc238288428</vt:lpwstr>
      </vt:variant>
      <vt:variant>
        <vt:i4>1835062</vt:i4>
      </vt:variant>
      <vt:variant>
        <vt:i4>68</vt:i4>
      </vt:variant>
      <vt:variant>
        <vt:i4>0</vt:i4>
      </vt:variant>
      <vt:variant>
        <vt:i4>5</vt:i4>
      </vt:variant>
      <vt:variant>
        <vt:lpwstr/>
      </vt:variant>
      <vt:variant>
        <vt:lpwstr>_Toc238288427</vt:lpwstr>
      </vt:variant>
      <vt:variant>
        <vt:i4>1835062</vt:i4>
      </vt:variant>
      <vt:variant>
        <vt:i4>62</vt:i4>
      </vt:variant>
      <vt:variant>
        <vt:i4>0</vt:i4>
      </vt:variant>
      <vt:variant>
        <vt:i4>5</vt:i4>
      </vt:variant>
      <vt:variant>
        <vt:lpwstr/>
      </vt:variant>
      <vt:variant>
        <vt:lpwstr>_Toc238288426</vt:lpwstr>
      </vt:variant>
      <vt:variant>
        <vt:i4>1835062</vt:i4>
      </vt:variant>
      <vt:variant>
        <vt:i4>56</vt:i4>
      </vt:variant>
      <vt:variant>
        <vt:i4>0</vt:i4>
      </vt:variant>
      <vt:variant>
        <vt:i4>5</vt:i4>
      </vt:variant>
      <vt:variant>
        <vt:lpwstr/>
      </vt:variant>
      <vt:variant>
        <vt:lpwstr>_Toc238288425</vt:lpwstr>
      </vt:variant>
      <vt:variant>
        <vt:i4>1835062</vt:i4>
      </vt:variant>
      <vt:variant>
        <vt:i4>50</vt:i4>
      </vt:variant>
      <vt:variant>
        <vt:i4>0</vt:i4>
      </vt:variant>
      <vt:variant>
        <vt:i4>5</vt:i4>
      </vt:variant>
      <vt:variant>
        <vt:lpwstr/>
      </vt:variant>
      <vt:variant>
        <vt:lpwstr>_Toc238288424</vt:lpwstr>
      </vt:variant>
      <vt:variant>
        <vt:i4>1835062</vt:i4>
      </vt:variant>
      <vt:variant>
        <vt:i4>44</vt:i4>
      </vt:variant>
      <vt:variant>
        <vt:i4>0</vt:i4>
      </vt:variant>
      <vt:variant>
        <vt:i4>5</vt:i4>
      </vt:variant>
      <vt:variant>
        <vt:lpwstr/>
      </vt:variant>
      <vt:variant>
        <vt:lpwstr>_Toc238288423</vt:lpwstr>
      </vt:variant>
      <vt:variant>
        <vt:i4>1835062</vt:i4>
      </vt:variant>
      <vt:variant>
        <vt:i4>38</vt:i4>
      </vt:variant>
      <vt:variant>
        <vt:i4>0</vt:i4>
      </vt:variant>
      <vt:variant>
        <vt:i4>5</vt:i4>
      </vt:variant>
      <vt:variant>
        <vt:lpwstr/>
      </vt:variant>
      <vt:variant>
        <vt:lpwstr>_Toc238288422</vt:lpwstr>
      </vt:variant>
      <vt:variant>
        <vt:i4>1835062</vt:i4>
      </vt:variant>
      <vt:variant>
        <vt:i4>32</vt:i4>
      </vt:variant>
      <vt:variant>
        <vt:i4>0</vt:i4>
      </vt:variant>
      <vt:variant>
        <vt:i4>5</vt:i4>
      </vt:variant>
      <vt:variant>
        <vt:lpwstr/>
      </vt:variant>
      <vt:variant>
        <vt:lpwstr>_Toc238288421</vt:lpwstr>
      </vt:variant>
      <vt:variant>
        <vt:i4>1835062</vt:i4>
      </vt:variant>
      <vt:variant>
        <vt:i4>26</vt:i4>
      </vt:variant>
      <vt:variant>
        <vt:i4>0</vt:i4>
      </vt:variant>
      <vt:variant>
        <vt:i4>5</vt:i4>
      </vt:variant>
      <vt:variant>
        <vt:lpwstr/>
      </vt:variant>
      <vt:variant>
        <vt:lpwstr>_Toc238288420</vt:lpwstr>
      </vt:variant>
      <vt:variant>
        <vt:i4>2031670</vt:i4>
      </vt:variant>
      <vt:variant>
        <vt:i4>20</vt:i4>
      </vt:variant>
      <vt:variant>
        <vt:i4>0</vt:i4>
      </vt:variant>
      <vt:variant>
        <vt:i4>5</vt:i4>
      </vt:variant>
      <vt:variant>
        <vt:lpwstr/>
      </vt:variant>
      <vt:variant>
        <vt:lpwstr>_Toc238288419</vt:lpwstr>
      </vt:variant>
      <vt:variant>
        <vt:i4>2031670</vt:i4>
      </vt:variant>
      <vt:variant>
        <vt:i4>14</vt:i4>
      </vt:variant>
      <vt:variant>
        <vt:i4>0</vt:i4>
      </vt:variant>
      <vt:variant>
        <vt:i4>5</vt:i4>
      </vt:variant>
      <vt:variant>
        <vt:lpwstr/>
      </vt:variant>
      <vt:variant>
        <vt:lpwstr>_Toc238288418</vt:lpwstr>
      </vt:variant>
      <vt:variant>
        <vt:i4>2031670</vt:i4>
      </vt:variant>
      <vt:variant>
        <vt:i4>8</vt:i4>
      </vt:variant>
      <vt:variant>
        <vt:i4>0</vt:i4>
      </vt:variant>
      <vt:variant>
        <vt:i4>5</vt:i4>
      </vt:variant>
      <vt:variant>
        <vt:lpwstr/>
      </vt:variant>
      <vt:variant>
        <vt:lpwstr>_Toc238288417</vt:lpwstr>
      </vt:variant>
      <vt:variant>
        <vt:i4>2031670</vt:i4>
      </vt:variant>
      <vt:variant>
        <vt:i4>2</vt:i4>
      </vt:variant>
      <vt:variant>
        <vt:i4>0</vt:i4>
      </vt:variant>
      <vt:variant>
        <vt:i4>5</vt:i4>
      </vt:variant>
      <vt:variant>
        <vt:lpwstr/>
      </vt:variant>
      <vt:variant>
        <vt:lpwstr>_Toc238288416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Nelson, Lisa;NPS Inventory and Monitoring Program</dc:creator>
  <cp:lastModifiedBy>Lisa Nelson</cp:lastModifiedBy>
  <cp:revision>11</cp:revision>
  <cp:lastPrinted>2011-06-28T16:51:00Z</cp:lastPrinted>
  <dcterms:created xsi:type="dcterms:W3CDTF">2015-06-29T17:13:00Z</dcterms:created>
  <dcterms:modified xsi:type="dcterms:W3CDTF">2015-06-29T18:09:00Z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0x010100D9FBE77096898B4E8E924961DDDD13DD</vt:lpwstr>
  </property>
  <property fmtid="{D5CDD505-2E9C-101B-9397-08002B2CF9AE}" pid="4" name="_dlc_DocIdItemGuid">
    <vt:lpwstr>60ce17b1-a856-4cc4-81c8-430af047c83d</vt:lpwstr>
  </property>
</Properties>
</file>